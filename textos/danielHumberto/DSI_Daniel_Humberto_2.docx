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footnotes.xml" ContentType="application/vnd.openxmlformats-officedocument.wordprocessingml.footnote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jpeg" ContentType="image/jpeg"/>
  <Override PartName="/word/media/image3.jpeg" ContentType="image/jpeg"/>
  <Override PartName="/word/media/image4.png" ContentType="image/png"/>
  <Override PartName="/word/header1.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uerpoA"/>
        <w:shd w:val="clear" w:color="auto" w:fill="FFFFFF"/>
        <w:spacing w:lineRule="auto" w:line="480"/>
        <w:jc w:val="both"/>
        <w:rPr>
          <w:lang w:val="en-US"/>
        </w:rPr>
      </w:pPr>
      <w:r>
        <w:rPr>
          <w:rStyle w:val="NingunoA"/>
          <w:lang w:val="en-US"/>
        </w:rPr>
        <w:t>I</w:t>
      </w:r>
      <w:r>
        <w:rPr>
          <w:rStyle w:val="Ninguno"/>
          <w:sz w:val="24"/>
          <w:szCs w:val="24"/>
          <w:lang w:val="en-US"/>
        </w:rPr>
        <w:t>mpacto de la intervención de un actor nacional en la política local: Redistritación local</w:t>
      </w:r>
    </w:p>
    <w:p>
      <w:pPr>
        <w:pStyle w:val="CuerpoA"/>
        <w:shd w:val="clear" w:color="auto" w:fill="FFFFFF"/>
        <w:spacing w:lineRule="auto" w:line="480"/>
        <w:jc w:val="both"/>
        <w:rPr>
          <w:rStyle w:val="Ninguno"/>
          <w:sz w:val="24"/>
          <w:szCs w:val="24"/>
        </w:rPr>
      </w:pPr>
      <w:r>
        <w:rPr>
          <w:rStyle w:val="Ninguno"/>
          <w:sz w:val="24"/>
          <w:szCs w:val="24"/>
          <w:lang w:val="en-US"/>
        </w:rPr>
        <w:t xml:space="preserve">por </w:t>
      </w:r>
    </w:p>
    <w:p>
      <w:pPr>
        <w:pStyle w:val="CuerpoA"/>
        <w:shd w:val="clear" w:color="auto" w:fill="FFFFFF"/>
        <w:spacing w:lineRule="auto" w:line="480"/>
        <w:jc w:val="both"/>
        <w:rPr>
          <w:rStyle w:val="Ninguno"/>
          <w:sz w:val="24"/>
          <w:szCs w:val="24"/>
        </w:rPr>
      </w:pPr>
      <w:r>
        <w:rPr>
          <w:rStyle w:val="Ninguno"/>
          <w:sz w:val="24"/>
          <w:szCs w:val="24"/>
          <w:lang w:val="en-US"/>
        </w:rPr>
        <w:t>Daniel Saavedra y Humberto Trejo</w:t>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rStyle w:val="Ninguno"/>
          <w:sz w:val="24"/>
          <w:szCs w:val="24"/>
          <w:lang w:val="en-US"/>
        </w:rPr>
        <w:t xml:space="preserve">La representación política se entiende como la forma en que quienes ocupan puestos de elección popular responden ante la ciudadanía,  articulando posiciones que promuevan y defiendan los intereses de sus representados. </w:t>
      </w:r>
    </w:p>
    <w:p>
      <w:pPr>
        <w:pStyle w:val="CuerpoA"/>
        <w:shd w:val="clear" w:color="auto" w:fill="FFFFFF"/>
        <w:spacing w:lineRule="auto" w:line="480"/>
        <w:jc w:val="both"/>
        <w:rPr>
          <w:rStyle w:val="Ninguno"/>
          <w:sz w:val="24"/>
          <w:szCs w:val="24"/>
        </w:rPr>
      </w:pPr>
      <w:r>
        <w:rPr>
          <w:rStyle w:val="Ninguno"/>
          <w:sz w:val="24"/>
          <w:szCs w:val="24"/>
          <w:lang w:val="en-US"/>
        </w:rPr>
        <w:t xml:space="preserve">La premisa que subyace a una parte importante del estudio de la representación es que las instituciones que definen sus detalles – los puestos en disputa, sus poderes relativos, las reglas para ocuparlos, entre otros – sientan los incentivos determinantes de la conducta de los representantes (Cain, Ferejohn y Fiorina 1987, Myerson 1995). Desde esta óptica, si cambian las instituciones, lo esperable es observar cambios subsecuentes y predecibles en la conducta de los </w:t>
      </w:r>
      <w:r>
        <w:rPr>
          <w:rStyle w:val="Ninguno"/>
          <w:sz w:val="24"/>
          <w:szCs w:val="24"/>
          <w:lang w:val="en-US"/>
        </w:rPr>
        <w:t>representantes</w:t>
      </w:r>
      <w:r>
        <w:rPr>
          <w:rStyle w:val="Ninguno"/>
          <w:sz w:val="24"/>
          <w:szCs w:val="24"/>
          <w:lang w:val="en-US"/>
        </w:rPr>
        <w:t xml:space="preserve">. </w:t>
      </w:r>
    </w:p>
    <w:p>
      <w:pPr>
        <w:pStyle w:val="CuerpoA"/>
        <w:shd w:val="clear" w:color="auto" w:fill="FFFFFF"/>
        <w:spacing w:lineRule="auto" w:line="480"/>
        <w:jc w:val="both"/>
        <w:rPr>
          <w:rStyle w:val="Ninguno"/>
          <w:sz w:val="24"/>
          <w:szCs w:val="24"/>
          <w:lang w:val="en-US"/>
        </w:rPr>
      </w:pPr>
      <w:r>
        <w:rPr>
          <w:rStyle w:val="Ninguno"/>
          <w:sz w:val="24"/>
          <w:szCs w:val="24"/>
          <w:lang w:val="en-US"/>
        </w:rPr>
        <w:t xml:space="preserve">Esta nota retrata un cambio reciente e importante en las instituciones de la representación: nuevos mapas </w:t>
      </w:r>
      <w:ins w:id="0" w:author="Unknown Author" w:date="2018-01-09T14:43:00Z">
        <w:r>
          <w:rPr>
            <w:rStyle w:val="Ninguno"/>
            <w:sz w:val="24"/>
            <w:szCs w:val="24"/>
            <w:lang w:val="en-US"/>
          </w:rPr>
          <w:t xml:space="preserve">de los distritos legislativos de </w:t>
        </w:r>
      </w:ins>
      <w:del w:id="1" w:author="Unknown Author" w:date="2018-01-09T14:43:00Z">
        <w:r>
          <w:rPr>
            <w:rStyle w:val="Ninguno"/>
            <w:sz w:val="24"/>
            <w:szCs w:val="24"/>
            <w:lang w:val="en-US"/>
          </w:rPr>
          <w:delText xml:space="preserve">distritales en </w:delText>
        </w:r>
      </w:del>
      <w:r>
        <w:rPr>
          <w:rStyle w:val="Ninguno"/>
          <w:sz w:val="24"/>
          <w:szCs w:val="24"/>
          <w:lang w:val="en-US"/>
        </w:rPr>
        <w:t xml:space="preserve">todos los estados. </w:t>
      </w:r>
      <w:del w:id="2" w:author="Unknown Author" w:date="2018-01-09T14:43:00Z">
        <w:r>
          <w:rPr>
            <w:rStyle w:val="Ninguno"/>
            <w:sz w:val="24"/>
            <w:szCs w:val="24"/>
            <w:lang w:val="en-US"/>
          </w:rPr>
          <w:delText>El</w:delText>
        </w:r>
      </w:del>
      <w:ins w:id="3" w:author="Unknown Author" w:date="2018-01-09T14:43:00Z">
        <w:r>
          <w:rPr>
            <w:rStyle w:val="Ninguno"/>
            <w:sz w:val="24"/>
            <w:szCs w:val="24"/>
            <w:lang w:val="en-US"/>
          </w:rPr>
          <w:t>Nuestro</w:t>
        </w:r>
      </w:ins>
      <w:r>
        <w:rPr>
          <w:rStyle w:val="Ninguno"/>
          <w:sz w:val="24"/>
          <w:szCs w:val="24"/>
          <w:lang w:val="en-US"/>
        </w:rPr>
        <w:t xml:space="preserve"> objetivo </w:t>
      </w:r>
      <w:del w:id="4" w:author="Unknown Author" w:date="2018-01-09T14:44:00Z">
        <w:r>
          <w:rPr>
            <w:rStyle w:val="Ninguno"/>
            <w:sz w:val="24"/>
            <w:szCs w:val="24"/>
            <w:lang w:val="en-US"/>
          </w:rPr>
          <w:delText xml:space="preserve">de esta nota </w:delText>
        </w:r>
      </w:del>
      <w:r>
        <w:rPr>
          <w:rStyle w:val="Ninguno"/>
          <w:sz w:val="24"/>
          <w:szCs w:val="24"/>
          <w:lang w:val="en-US"/>
        </w:rPr>
        <w:t xml:space="preserve">es </w:t>
      </w:r>
      <w:ins w:id="5" w:author="Unknown Author" w:date="2018-01-09T14:46:00Z">
        <w:r>
          <w:rPr>
            <w:rStyle w:val="Ninguno"/>
            <w:sz w:val="24"/>
            <w:szCs w:val="24"/>
            <w:lang w:val="en-US"/>
          </w:rPr>
          <w:t xml:space="preserve">evaluar el grado de cambio que sufrieron estos mapas en relación con el mapa que replazaron. Nuestra aproximación es estadística. </w:t>
        </w:r>
      </w:ins>
      <w:del w:id="6" w:author="Unknown Author" w:date="2018-01-09T14:46:00Z">
        <w:r>
          <w:rPr>
            <w:rStyle w:val="Ninguno"/>
            <w:sz w:val="24"/>
            <w:szCs w:val="24"/>
            <w:lang w:val="en-US"/>
          </w:rPr>
          <w:delText>comparar cómo cambiaron los mapas distritales de los estados y para ello, adaptamos el índice de similitud distrital de Cox y Katz, usando las seccione electorales en lugar de la población.</w:delText>
        </w:r>
      </w:del>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rStyle w:val="Ninguno"/>
          <w:sz w:val="24"/>
          <w:szCs w:val="24"/>
          <w:lang w:val="en-US"/>
        </w:rPr>
        <w:t>Los actores a cargo de la redistritación, antes y ahora</w:t>
      </w:r>
    </w:p>
    <w:p>
      <w:pPr>
        <w:pStyle w:val="CuerpoA"/>
        <w:shd w:val="clear" w:color="auto" w:fill="FFFFFF"/>
        <w:spacing w:lineRule="auto" w:line="480"/>
        <w:jc w:val="both"/>
        <w:rPr/>
      </w:pPr>
      <w:ins w:id="7" w:author="Unknown Author" w:date="2018-01-09T14:48:00Z">
        <w:r>
          <w:rPr>
            <w:rStyle w:val="Ninguno"/>
            <w:sz w:val="24"/>
            <w:szCs w:val="24"/>
            <w:lang w:val="en-US"/>
          </w:rPr>
          <w:t>El gobierno representativo</w:t>
        </w:r>
      </w:ins>
      <w:del w:id="8" w:author="Unknown Author" w:date="2018-01-09T14:48:00Z">
        <w:r>
          <w:rPr>
            <w:rStyle w:val="Ninguno"/>
            <w:sz w:val="24"/>
            <w:szCs w:val="24"/>
            <w:lang w:val="en-US"/>
          </w:rPr>
          <w:delText>La representación ciudadana en manos de diputados</w:delText>
        </w:r>
      </w:del>
      <w:r>
        <w:rPr>
          <w:rStyle w:val="Ninguno"/>
          <w:sz w:val="24"/>
          <w:szCs w:val="24"/>
          <w:lang w:val="en-US"/>
        </w:rPr>
        <w:t xml:space="preserve"> se encuentra establecid</w:t>
      </w:r>
      <w:ins w:id="9" w:author="Unknown Author" w:date="2018-01-09T14:48:00Z">
        <w:r>
          <w:rPr>
            <w:rStyle w:val="Ninguno"/>
            <w:sz w:val="24"/>
            <w:szCs w:val="24"/>
            <w:lang w:val="en-US"/>
          </w:rPr>
          <w:t>o</w:t>
        </w:r>
      </w:ins>
      <w:del w:id="10" w:author="Unknown Author" w:date="2018-01-09T14:48:00Z">
        <w:r>
          <w:rPr>
            <w:rStyle w:val="Ninguno"/>
            <w:sz w:val="24"/>
            <w:szCs w:val="24"/>
            <w:lang w:val="en-US"/>
          </w:rPr>
          <w:delText>a</w:delText>
        </w:r>
      </w:del>
      <w:r>
        <w:rPr>
          <w:rStyle w:val="Ninguno"/>
          <w:sz w:val="24"/>
          <w:szCs w:val="24"/>
          <w:lang w:val="en-US"/>
        </w:rPr>
        <w:t xml:space="preserve"> desde la Constitución de 1824; sin embargo, fue hasta 1857 cuando se </w:t>
      </w:r>
      <w:ins w:id="11" w:author="Unknown Author" w:date="2018-01-09T14:48:00Z">
        <w:r>
          <w:rPr>
            <w:rStyle w:val="Ninguno"/>
            <w:sz w:val="24"/>
            <w:szCs w:val="24"/>
            <w:lang w:val="en-US"/>
          </w:rPr>
          <w:t>sub</w:t>
        </w:r>
      </w:ins>
      <w:r>
        <w:rPr>
          <w:rStyle w:val="Ninguno"/>
          <w:sz w:val="24"/>
          <w:szCs w:val="24"/>
          <w:lang w:val="en-US"/>
        </w:rPr>
        <w:t>divid</w:t>
      </w:r>
      <w:ins w:id="12" w:author="Unknown Author" w:date="2018-01-09T14:47:00Z">
        <w:r>
          <w:rPr>
            <w:rStyle w:val="Ninguno"/>
            <w:sz w:val="24"/>
            <w:szCs w:val="24"/>
            <w:lang w:val="en-US"/>
          </w:rPr>
          <w:t>ió</w:t>
        </w:r>
      </w:ins>
      <w:del w:id="13" w:author="Unknown Author" w:date="2018-01-09T14:47:00Z">
        <w:r>
          <w:rPr>
            <w:rStyle w:val="Ninguno"/>
            <w:sz w:val="24"/>
            <w:szCs w:val="24"/>
            <w:lang w:val="en-US"/>
          </w:rPr>
          <w:delText>e</w:delText>
        </w:r>
      </w:del>
      <w:r>
        <w:rPr>
          <w:rStyle w:val="Ninguno"/>
          <w:sz w:val="24"/>
          <w:szCs w:val="24"/>
          <w:lang w:val="en-US"/>
        </w:rPr>
        <w:t xml:space="preserve"> al territorio nacional en distritos electorales. </w:t>
      </w:r>
      <w:ins w:id="14" w:author="Unknown Author" w:date="2018-01-09T14:49:00Z">
        <w:r>
          <w:rPr>
            <w:rStyle w:val="Ninguno"/>
            <w:sz w:val="24"/>
            <w:szCs w:val="24"/>
            <w:lang w:val="en-US"/>
          </w:rPr>
          <w:t>Cada diputado, ya fuera en la legislatura nacional o en la de algún estado, representaba</w:t>
        </w:r>
      </w:ins>
      <w:ins w:id="15" w:author="Unknown Author" w:date="2018-01-09T14:50:00Z">
        <w:r>
          <w:rPr>
            <w:rStyle w:val="Ninguno"/>
            <w:sz w:val="24"/>
            <w:szCs w:val="24"/>
            <w:lang w:val="en-US"/>
          </w:rPr>
          <w:t xml:space="preserve"> a los habitantes de</w:t>
        </w:r>
      </w:ins>
      <w:ins w:id="16" w:author="Unknown Author" w:date="2018-01-09T14:51:00Z">
        <w:r>
          <w:rPr>
            <w:rStyle w:val="Ninguno"/>
            <w:sz w:val="24"/>
            <w:szCs w:val="24"/>
            <w:lang w:val="en-US"/>
          </w:rPr>
          <w:t xml:space="preserve">l distrito que lo eligió. </w:t>
        </w:r>
      </w:ins>
      <w:r>
        <w:rPr>
          <w:rStyle w:val="Ninguno"/>
          <w:sz w:val="24"/>
          <w:szCs w:val="24"/>
          <w:lang w:val="en-US"/>
        </w:rPr>
        <w:t>Desde e</w:t>
      </w:r>
      <w:ins w:id="17" w:author="Unknown Author" w:date="2018-01-09T14:51:00Z">
        <w:r>
          <w:rPr>
            <w:rStyle w:val="Ninguno"/>
            <w:sz w:val="24"/>
            <w:szCs w:val="24"/>
            <w:lang w:val="en-US"/>
          </w:rPr>
          <w:t>ntonces también</w:t>
        </w:r>
      </w:ins>
      <w:ins w:id="18" w:author="Unknown Author" w:date="2018-01-09T14:52:00Z">
        <w:r>
          <w:rPr>
            <w:rStyle w:val="Ninguno"/>
            <w:sz w:val="24"/>
            <w:szCs w:val="24"/>
            <w:lang w:val="en-US"/>
          </w:rPr>
          <w:t xml:space="preserve">, y hasta </w:t>
        </w:r>
      </w:ins>
      <w:ins w:id="19" w:author="Unknown Author" w:date="2018-01-09T14:53:00Z">
        <w:r>
          <w:rPr>
            <w:rStyle w:val="Ninguno"/>
            <w:sz w:val="24"/>
            <w:szCs w:val="24"/>
            <w:lang w:val="en-US"/>
          </w:rPr>
          <w:t xml:space="preserve">2014, eran autoridades estatales </w:t>
        </w:r>
      </w:ins>
      <w:del w:id="20" w:author="Unknown Author" w:date="2018-01-09T14:53:00Z">
        <w:r>
          <w:rPr>
            <w:rStyle w:val="Ninguno"/>
            <w:sz w:val="24"/>
            <w:szCs w:val="24"/>
            <w:lang w:val="en-US"/>
          </w:rPr>
          <w:delText xml:space="preserve">sta fecha hasta la década de los 90 del siglo XX, los gobiernos locales eran </w:delText>
        </w:r>
      </w:del>
      <w:r>
        <w:rPr>
          <w:rStyle w:val="Ninguno"/>
          <w:sz w:val="24"/>
          <w:szCs w:val="24"/>
          <w:lang w:val="en-US"/>
        </w:rPr>
        <w:t>l</w:t>
      </w:r>
      <w:del w:id="21" w:author="Unknown Author" w:date="2018-01-09T14:53:00Z">
        <w:r>
          <w:rPr>
            <w:rStyle w:val="Ninguno"/>
            <w:sz w:val="24"/>
            <w:szCs w:val="24"/>
            <w:lang w:val="en-US"/>
          </w:rPr>
          <w:delText>o</w:delText>
        </w:r>
      </w:del>
      <w:ins w:id="22" w:author="Unknown Author" w:date="2018-01-09T14:53:00Z">
        <w:r>
          <w:rPr>
            <w:rStyle w:val="Ninguno"/>
            <w:sz w:val="24"/>
            <w:szCs w:val="24"/>
            <w:lang w:val="en-US"/>
          </w:rPr>
          <w:t>a</w:t>
        </w:r>
      </w:ins>
      <w:r>
        <w:rPr>
          <w:rStyle w:val="Ninguno"/>
          <w:sz w:val="24"/>
          <w:szCs w:val="24"/>
          <w:lang w:val="en-US"/>
        </w:rPr>
        <w:t>s encargad</w:t>
      </w:r>
      <w:ins w:id="23" w:author="Unknown Author" w:date="2018-01-09T14:53:00Z">
        <w:r>
          <w:rPr>
            <w:rStyle w:val="Ninguno"/>
            <w:sz w:val="24"/>
            <w:szCs w:val="24"/>
            <w:lang w:val="en-US"/>
          </w:rPr>
          <w:t>a</w:t>
        </w:r>
      </w:ins>
      <w:del w:id="24" w:author="Unknown Author" w:date="2018-01-09T14:53:00Z">
        <w:r>
          <w:rPr>
            <w:rStyle w:val="Ninguno"/>
            <w:sz w:val="24"/>
            <w:szCs w:val="24"/>
            <w:lang w:val="en-US"/>
          </w:rPr>
          <w:delText>o</w:delText>
        </w:r>
      </w:del>
      <w:r>
        <w:rPr>
          <w:rStyle w:val="Ninguno"/>
          <w:sz w:val="24"/>
          <w:szCs w:val="24"/>
          <w:lang w:val="en-US"/>
        </w:rPr>
        <w:t xml:space="preserve">s de </w:t>
      </w:r>
      <w:del w:id="25" w:author="Unknown Author" w:date="2018-01-09T14:54:00Z">
        <w:r>
          <w:rPr>
            <w:rStyle w:val="Ninguno"/>
            <w:sz w:val="24"/>
            <w:szCs w:val="24"/>
            <w:lang w:val="en-US"/>
          </w:rPr>
          <w:delText xml:space="preserve">organizar las elecciones y </w:delText>
        </w:r>
      </w:del>
      <w:r>
        <w:rPr>
          <w:rStyle w:val="Ninguno"/>
          <w:sz w:val="24"/>
          <w:szCs w:val="24"/>
          <w:lang w:val="en-US"/>
        </w:rPr>
        <w:t>dibujar las fronteras electorales</w:t>
      </w:r>
      <w:ins w:id="26" w:author="Unknown Author" w:date="2018-01-09T14:54:00Z">
        <w:r>
          <w:rPr>
            <w:rStyle w:val="Ninguno"/>
            <w:sz w:val="24"/>
            <w:szCs w:val="24"/>
            <w:lang w:val="en-US"/>
          </w:rPr>
          <w:t xml:space="preserve"> </w:t>
        </w:r>
      </w:ins>
      <w:ins w:id="27" w:author="Unknown Author" w:date="2018-01-09T14:54:00Z">
        <w:r>
          <w:rPr>
            <w:rStyle w:val="Ninguno"/>
            <w:sz w:val="24"/>
            <w:szCs w:val="24"/>
            <w:lang w:val="en-US"/>
          </w:rPr>
          <w:t>para la elección de diputados locales</w:t>
        </w:r>
      </w:ins>
      <w:del w:id="28" w:author="Unknown Author" w:date="2018-01-09T14:55:00Z">
        <w:r>
          <w:rPr>
            <w:rStyle w:val="Ninguno"/>
            <w:sz w:val="24"/>
            <w:szCs w:val="24"/>
            <w:lang w:val="en-US"/>
          </w:rPr>
          <w:delText>.</w:delText>
        </w:r>
      </w:del>
      <w:r>
        <w:rPr>
          <w:rStyle w:val="Ninguno"/>
          <w:sz w:val="24"/>
          <w:szCs w:val="24"/>
          <w:lang w:val="en-US"/>
        </w:rPr>
        <w:t xml:space="preserve"> </w:t>
      </w:r>
      <w:del w:id="29" w:author="Unknown Author" w:date="2018-01-09T14:55:00Z">
        <w:r>
          <w:rPr>
            <w:rStyle w:val="Ninguno"/>
            <w:sz w:val="24"/>
            <w:szCs w:val="24"/>
            <w:lang w:val="en-US"/>
          </w:rPr>
          <w:delText xml:space="preserve">Desde 1857 hasta 1961 todos los diputados fueron elegidos bajo el principio de mayoría relativa en distritos uninominales, posteriormente se introdujo la representación proporcional. A partir de la creación del IFE en 1990 aparecieron los institutos electorales locales que se encargaron de estos procesos. </w:delText>
        </w:r>
      </w:del>
      <w:r>
        <w:rPr>
          <w:rStyle w:val="Ninguno"/>
          <w:sz w:val="24"/>
          <w:szCs w:val="24"/>
          <w:lang w:val="en-US"/>
        </w:rPr>
        <w:t xml:space="preserve">(López Levi 2006, Lujambio y Vives 2008)  </w:t>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lang w:val="en-US"/>
        </w:rPr>
      </w:pPr>
      <w:r>
        <w:rPr>
          <w:rStyle w:val="Ninguno"/>
          <w:sz w:val="24"/>
          <w:szCs w:val="24"/>
          <w:lang w:val="en-US"/>
        </w:rPr>
        <w:t>En 2013 el Congreso de la Unión aprobó la reforma político-electoral</w:t>
      </w:r>
      <w:ins w:id="30" w:author="Unknown Author" w:date="2018-01-09T14:55:00Z">
        <w:r>
          <w:rPr>
            <w:rStyle w:val="Ninguno"/>
            <w:sz w:val="24"/>
            <w:szCs w:val="24"/>
            <w:lang w:val="en-US"/>
          </w:rPr>
          <w:t xml:space="preserve"> </w:t>
        </w:r>
      </w:ins>
      <w:ins w:id="31" w:author="Unknown Author" w:date="2018-01-09T14:55:00Z">
        <w:r>
          <w:rPr>
            <w:rStyle w:val="Ninguno"/>
            <w:sz w:val="24"/>
            <w:szCs w:val="24"/>
            <w:lang w:val="en-US"/>
          </w:rPr>
          <w:t>más reciente</w:t>
        </w:r>
      </w:ins>
      <w:r>
        <w:rPr>
          <w:rStyle w:val="Ninguno"/>
          <w:sz w:val="24"/>
          <w:szCs w:val="24"/>
          <w:lang w:val="en-US"/>
        </w:rPr>
        <w:t xml:space="preserve">.  Una de las cuestiones </w:t>
      </w:r>
      <w:ins w:id="32" w:author="Unknown Author" w:date="2018-01-09T14:55:00Z">
        <w:r>
          <w:rPr>
            <w:rStyle w:val="Ninguno"/>
            <w:sz w:val="24"/>
            <w:szCs w:val="24"/>
            <w:lang w:val="en-US"/>
          </w:rPr>
          <w:t xml:space="preserve">medulares </w:t>
        </w:r>
      </w:ins>
      <w:del w:id="33" w:author="Unknown Author" w:date="2018-01-09T14:55:00Z">
        <w:r>
          <w:rPr>
            <w:rStyle w:val="Ninguno"/>
            <w:sz w:val="24"/>
            <w:szCs w:val="24"/>
            <w:lang w:val="en-US"/>
          </w:rPr>
          <w:delText xml:space="preserve">más importantes que abarcó </w:delText>
        </w:r>
      </w:del>
      <w:r>
        <w:rPr>
          <w:rStyle w:val="Ninguno"/>
          <w:sz w:val="24"/>
          <w:szCs w:val="24"/>
          <w:lang w:val="en-US"/>
        </w:rPr>
        <w:t>fue la transformación del I</w:t>
      </w:r>
      <w:ins w:id="34" w:author="Unknown Author" w:date="2018-01-09T14:56:00Z">
        <w:r>
          <w:rPr>
            <w:rStyle w:val="Ninguno"/>
            <w:sz w:val="24"/>
            <w:szCs w:val="24"/>
            <w:lang w:val="en-US"/>
          </w:rPr>
          <w:t xml:space="preserve">nstituto </w:t>
        </w:r>
      </w:ins>
      <w:r>
        <w:rPr>
          <w:rStyle w:val="Ninguno"/>
          <w:sz w:val="24"/>
          <w:szCs w:val="24"/>
          <w:lang w:val="en-US"/>
        </w:rPr>
        <w:t>F</w:t>
      </w:r>
      <w:ins w:id="35" w:author="Unknown Author" w:date="2018-01-09T14:56:00Z">
        <w:r>
          <w:rPr>
            <w:rStyle w:val="Ninguno"/>
            <w:sz w:val="24"/>
            <w:szCs w:val="24"/>
            <w:lang w:val="en-US"/>
          </w:rPr>
          <w:t xml:space="preserve">ederal </w:t>
        </w:r>
      </w:ins>
      <w:r>
        <w:rPr>
          <w:rStyle w:val="Ninguno"/>
          <w:sz w:val="24"/>
          <w:szCs w:val="24"/>
          <w:lang w:val="en-US"/>
        </w:rPr>
        <w:t>E</w:t>
      </w:r>
      <w:ins w:id="36" w:author="Unknown Author" w:date="2018-01-09T14:56:00Z">
        <w:r>
          <w:rPr>
            <w:rStyle w:val="Ninguno"/>
            <w:sz w:val="24"/>
            <w:szCs w:val="24"/>
            <w:lang w:val="en-US"/>
          </w:rPr>
          <w:t>lectoral</w:t>
        </w:r>
      </w:ins>
      <w:r>
        <w:rPr>
          <w:rStyle w:val="Ninguno"/>
          <w:sz w:val="24"/>
          <w:szCs w:val="24"/>
          <w:lang w:val="en-US"/>
        </w:rPr>
        <w:t xml:space="preserve"> </w:t>
      </w:r>
      <w:ins w:id="37" w:author="Unknown Author" w:date="2018-01-09T14:56:00Z">
        <w:r>
          <w:rPr>
            <w:rStyle w:val="Ninguno"/>
            <w:sz w:val="24"/>
            <w:szCs w:val="24"/>
            <w:lang w:val="en-US"/>
          </w:rPr>
          <w:t>(IFE) en uno Nacion</w:t>
        </w:r>
      </w:ins>
      <w:r>
        <w:rPr>
          <w:rStyle w:val="Ninguno"/>
          <w:sz w:val="24"/>
          <w:szCs w:val="24"/>
          <w:lang w:val="en-US"/>
        </w:rPr>
        <w:t xml:space="preserve">al </w:t>
      </w:r>
      <w:ins w:id="38" w:author="Unknown Author" w:date="2018-01-09T14:56:00Z">
        <w:r>
          <w:rPr>
            <w:rStyle w:val="Ninguno"/>
            <w:sz w:val="24"/>
            <w:szCs w:val="24"/>
            <w:lang w:val="en-US"/>
          </w:rPr>
          <w:t>(</w:t>
        </w:r>
      </w:ins>
      <w:r>
        <w:rPr>
          <w:rStyle w:val="Ninguno"/>
          <w:sz w:val="24"/>
          <w:szCs w:val="24"/>
          <w:lang w:val="en-US"/>
        </w:rPr>
        <w:t>INE</w:t>
      </w:r>
      <w:ins w:id="39" w:author="Unknown Author" w:date="2018-01-09T14:56:00Z">
        <w:r>
          <w:rPr>
            <w:rStyle w:val="Ninguno"/>
            <w:sz w:val="24"/>
            <w:szCs w:val="24"/>
            <w:lang w:val="en-US"/>
          </w:rPr>
          <w:t>)</w:t>
        </w:r>
      </w:ins>
      <w:r>
        <w:rPr>
          <w:rStyle w:val="Ninguno"/>
          <w:sz w:val="24"/>
          <w:szCs w:val="24"/>
          <w:lang w:val="en-US"/>
        </w:rPr>
        <w:t xml:space="preserve">. </w:t>
      </w:r>
      <w:ins w:id="40" w:author="Unknown Author" w:date="2018-01-09T15:07:00Z">
        <w:r>
          <w:rPr>
            <w:rStyle w:val="Ninguno"/>
            <w:sz w:val="24"/>
            <w:szCs w:val="24"/>
            <w:lang w:val="en-US"/>
          </w:rPr>
          <w:t xml:space="preserve">Los Institutos Electorales de los estados perdieron su autonomía. El INE absorbió directamente algunas de sus facultades y obtuvo el poder de intervenir en todas sus deciciones---inclusive administrar cabalmente un proceso electoral estatal. Bajo la sospecha de que los gobernadores influían de manera sistemática en los instituto electorales, una de las facultades que el INE absorbió directamente es la redistritación. </w:t>
        </w:r>
      </w:ins>
      <w:del w:id="41" w:author="Unknown Author" w:date="2018-01-09T14:56:00Z">
        <w:r>
          <w:rPr>
            <w:rStyle w:val="Ninguno"/>
            <w:sz w:val="24"/>
            <w:szCs w:val="24"/>
            <w:lang w:val="en-US"/>
          </w:rPr>
          <w:delText>El INE, como organismo de carácter nacional,</w:delText>
        </w:r>
      </w:del>
      <w:del w:id="42" w:author="Unknown Author" w:date="2018-01-09T15:07:00Z">
        <w:r>
          <w:rPr>
            <w:rStyle w:val="Ninguno"/>
            <w:sz w:val="24"/>
            <w:szCs w:val="24"/>
            <w:lang w:val="en-US"/>
          </w:rPr>
          <w:delText xml:space="preserve"> absorbió </w:delText>
        </w:r>
      </w:del>
      <w:del w:id="43" w:author="Unknown Author" w:date="2018-01-09T14:57:00Z">
        <w:r>
          <w:rPr>
            <w:rStyle w:val="Ninguno"/>
            <w:sz w:val="24"/>
            <w:szCs w:val="24"/>
            <w:lang w:val="en-US"/>
          </w:rPr>
          <w:delText>algun</w:delText>
        </w:r>
      </w:del>
      <w:del w:id="44" w:author="Unknown Author" w:date="2018-01-09T14:58:00Z">
        <w:r>
          <w:rPr>
            <w:rStyle w:val="Ninguno"/>
            <w:sz w:val="24"/>
            <w:szCs w:val="24"/>
            <w:lang w:val="en-US"/>
          </w:rPr>
          <w:delText>as</w:delText>
        </w:r>
      </w:del>
      <w:del w:id="45" w:author="Unknown Author" w:date="2018-01-09T15:07:00Z">
        <w:r>
          <w:rPr>
            <w:rStyle w:val="Ninguno"/>
            <w:sz w:val="24"/>
            <w:szCs w:val="24"/>
            <w:lang w:val="en-US"/>
          </w:rPr>
          <w:delText xml:space="preserve"> facultades </w:delText>
        </w:r>
      </w:del>
      <w:del w:id="46" w:author="Unknown Author" w:date="2018-01-09T14:57:00Z">
        <w:r>
          <w:rPr>
            <w:rStyle w:val="Ninguno"/>
            <w:sz w:val="24"/>
            <w:szCs w:val="24"/>
            <w:lang w:val="en-US"/>
          </w:rPr>
          <w:delText>a</w:delText>
        </w:r>
      </w:del>
      <w:del w:id="47" w:author="Unknown Author" w:date="2018-01-09T15:07:00Z">
        <w:r>
          <w:rPr>
            <w:rStyle w:val="Ninguno"/>
            <w:sz w:val="24"/>
            <w:szCs w:val="24"/>
            <w:lang w:val="en-US"/>
          </w:rPr>
          <w:delText xml:space="preserve"> los </w:delText>
        </w:r>
      </w:del>
      <w:del w:id="48" w:author="Unknown Author" w:date="2018-01-09T14:58:00Z">
        <w:r>
          <w:rPr>
            <w:rStyle w:val="Ninguno"/>
            <w:sz w:val="24"/>
            <w:szCs w:val="24"/>
            <w:lang w:val="en-US"/>
          </w:rPr>
          <w:delText>Organismos Públicos Locales Electorales, antes Institutos electorales locales, e</w:delText>
        </w:r>
      </w:del>
      <w:del w:id="49" w:author="Unknown Author" w:date="2018-01-09T15:07:00Z">
        <w:r>
          <w:rPr>
            <w:rStyle w:val="Ninguno"/>
            <w:sz w:val="24"/>
            <w:szCs w:val="24"/>
            <w:lang w:val="en-US"/>
          </w:rPr>
          <w:delText>ntre e</w:delText>
        </w:r>
      </w:del>
      <w:del w:id="50" w:author="Unknown Author" w:date="2018-01-09T15:07:00Z">
        <w:r>
          <w:rPr>
            <w:rStyle w:val="Ninguno"/>
            <w:sz w:val="24"/>
            <w:szCs w:val="24"/>
            <w:lang w:val="en-US"/>
          </w:rPr>
          <w:delText xml:space="preserve">llas la redistritación de todo el mapa electoral local. En algunos casos se asumía que los escenarios estaban sesgados y podía existir gerrymandering en favor del partido del gobernador, generalmente en medio de acusaciones de tener control sobre el instituto electoral local. </w:delText>
        </w:r>
      </w:del>
    </w:p>
    <w:p>
      <w:pPr>
        <w:pStyle w:val="CuerpoA"/>
        <w:shd w:val="clear" w:color="auto" w:fill="FFFFFF"/>
        <w:spacing w:lineRule="auto" w:line="480"/>
        <w:jc w:val="both"/>
        <w:rPr/>
      </w:pPr>
      <w:ins w:id="51" w:author="Unknown Author" w:date="2018-01-09T15:07:00Z">
        <w:r>
          <w:rPr>
            <w:rStyle w:val="Ninguno"/>
            <w:sz w:val="24"/>
            <w:szCs w:val="24"/>
            <w:lang w:val="en-US"/>
          </w:rPr>
          <w:t xml:space="preserve">Así que, </w:t>
        </w:r>
      </w:ins>
      <w:del w:id="52" w:author="Unknown Author" w:date="2018-01-09T15:07:00Z">
        <w:r>
          <w:rPr>
            <w:rStyle w:val="Ninguno"/>
            <w:sz w:val="24"/>
            <w:szCs w:val="24"/>
            <w:lang w:val="en-US"/>
          </w:rPr>
          <w:delText>C</w:delText>
        </w:r>
      </w:del>
      <w:ins w:id="53" w:author="Unknown Author" w:date="2018-01-09T15:07:00Z">
        <w:r>
          <w:rPr>
            <w:rStyle w:val="Ninguno"/>
            <w:sz w:val="24"/>
            <w:szCs w:val="24"/>
            <w:lang w:val="en-US"/>
          </w:rPr>
          <w:t>c</w:t>
        </w:r>
      </w:ins>
      <w:r>
        <w:rPr>
          <w:rStyle w:val="Ninguno"/>
          <w:sz w:val="24"/>
          <w:szCs w:val="24"/>
          <w:lang w:val="en-US"/>
        </w:rPr>
        <w:t>on esta reforma, un actor nacional remplazó a los actores estatales en el trazo de</w:t>
      </w:r>
      <w:ins w:id="54" w:author="Unknown Author" w:date="2018-01-09T15:08:00Z">
        <w:r>
          <w:rPr>
            <w:rStyle w:val="Ninguno"/>
            <w:sz w:val="24"/>
            <w:szCs w:val="24"/>
            <w:lang w:val="en-US"/>
          </w:rPr>
          <w:t xml:space="preserve"> </w:t>
        </w:r>
      </w:ins>
      <w:ins w:id="55" w:author="Unknown Author" w:date="2018-01-09T15:08:00Z">
        <w:r>
          <w:rPr>
            <w:rStyle w:val="Ninguno"/>
            <w:sz w:val="24"/>
            <w:szCs w:val="24"/>
            <w:lang w:val="en-US"/>
          </w:rPr>
          <w:t>los distritos legislativos</w:t>
        </w:r>
      </w:ins>
      <w:del w:id="56" w:author="Unknown Author" w:date="2018-01-09T15:08:00Z">
        <w:r>
          <w:rPr>
            <w:rStyle w:val="Ninguno"/>
            <w:sz w:val="24"/>
            <w:szCs w:val="24"/>
            <w:lang w:val="en-US"/>
          </w:rPr>
          <w:delText>l mapa</w:delText>
        </w:r>
      </w:del>
      <w:r>
        <w:rPr>
          <w:rStyle w:val="Ninguno"/>
          <w:sz w:val="24"/>
          <w:szCs w:val="24"/>
          <w:lang w:val="en-US"/>
        </w:rPr>
        <w:t xml:space="preserve">. El INE </w:t>
      </w:r>
      <w:ins w:id="57" w:author="Unknown Author" w:date="2018-01-09T15:08:00Z">
        <w:r>
          <w:rPr>
            <w:rStyle w:val="Ninguno"/>
            <w:sz w:val="24"/>
            <w:szCs w:val="24"/>
            <w:lang w:val="en-US"/>
          </w:rPr>
          <w:t xml:space="preserve">llevó a cabo </w:t>
        </w:r>
      </w:ins>
      <w:del w:id="58" w:author="Unknown Author" w:date="2018-01-09T15:08:00Z">
        <w:r>
          <w:rPr>
            <w:rStyle w:val="Ninguno"/>
            <w:sz w:val="24"/>
            <w:szCs w:val="24"/>
            <w:lang w:val="en-US"/>
          </w:rPr>
          <w:delText>realizó este</w:delText>
        </w:r>
      </w:del>
      <w:ins w:id="59" w:author="Unknown Author" w:date="2018-01-09T15:08:00Z">
        <w:r>
          <w:rPr>
            <w:rStyle w:val="Ninguno"/>
            <w:sz w:val="24"/>
            <w:szCs w:val="24"/>
            <w:lang w:val="en-US"/>
          </w:rPr>
          <w:t>el</w:t>
        </w:r>
      </w:ins>
      <w:r>
        <w:rPr>
          <w:rStyle w:val="Ninguno"/>
          <w:sz w:val="24"/>
          <w:szCs w:val="24"/>
          <w:lang w:val="en-US"/>
        </w:rPr>
        <w:t xml:space="preserve"> proceso </w:t>
      </w:r>
      <w:ins w:id="60" w:author="Unknown Author" w:date="2018-01-09T15:08:00Z">
        <w:r>
          <w:rPr>
            <w:rStyle w:val="Ninguno"/>
            <w:sz w:val="24"/>
            <w:szCs w:val="24"/>
            <w:lang w:val="en-US"/>
          </w:rPr>
          <w:t xml:space="preserve">de redistritación de </w:t>
        </w:r>
      </w:ins>
      <w:del w:id="61" w:author="Unknown Author" w:date="2018-01-09T15:08:00Z">
        <w:r>
          <w:rPr>
            <w:rStyle w:val="Ninguno"/>
            <w:sz w:val="24"/>
            <w:szCs w:val="24"/>
            <w:lang w:val="en-US"/>
          </w:rPr>
          <w:delText xml:space="preserve">para </w:delText>
        </w:r>
      </w:del>
      <w:r>
        <w:rPr>
          <w:rStyle w:val="Ninguno"/>
          <w:sz w:val="24"/>
          <w:szCs w:val="24"/>
          <w:lang w:val="en-US"/>
        </w:rPr>
        <w:t xml:space="preserve">los 31 estados y la Ciudad de México </w:t>
      </w:r>
      <w:ins w:id="62" w:author="Unknown Author" w:date="2018-01-09T15:08:00Z">
        <w:r>
          <w:rPr>
            <w:rStyle w:val="Ninguno"/>
            <w:sz w:val="24"/>
            <w:szCs w:val="24"/>
            <w:lang w:val="en-US"/>
          </w:rPr>
          <w:t xml:space="preserve">entre </w:t>
        </w:r>
      </w:ins>
      <w:del w:id="63" w:author="Unknown Author" w:date="2018-01-09T15:08:00Z">
        <w:r>
          <w:rPr>
            <w:rStyle w:val="Ninguno"/>
            <w:sz w:val="24"/>
            <w:szCs w:val="24"/>
            <w:lang w:val="en-US"/>
          </w:rPr>
          <w:delText xml:space="preserve">a partir del  </w:delText>
        </w:r>
      </w:del>
      <w:r>
        <w:rPr>
          <w:rStyle w:val="Ninguno"/>
          <w:sz w:val="24"/>
          <w:szCs w:val="24"/>
          <w:lang w:val="en-US"/>
        </w:rPr>
        <w:t>2014</w:t>
      </w:r>
      <w:ins w:id="64" w:author="Unknown Author" w:date="2018-01-09T15:08:00Z">
        <w:r>
          <w:rPr>
            <w:rStyle w:val="Ninguno"/>
            <w:sz w:val="24"/>
            <w:szCs w:val="24"/>
            <w:lang w:val="en-US"/>
          </w:rPr>
          <w:t xml:space="preserve"> </w:t>
        </w:r>
      </w:ins>
      <w:ins w:id="65" w:author="Unknown Author" w:date="2018-01-09T15:08:00Z">
        <w:r>
          <w:rPr>
            <w:rStyle w:val="Ninguno"/>
            <w:sz w:val="24"/>
            <w:szCs w:val="24"/>
            <w:lang w:val="en-US"/>
          </w:rPr>
          <w:t>y 2017</w:t>
        </w:r>
      </w:ins>
      <w:r>
        <w:rPr>
          <w:rStyle w:val="Ninguno"/>
          <w:sz w:val="24"/>
          <w:szCs w:val="24"/>
          <w:lang w:val="en-US"/>
        </w:rPr>
        <w:t>.</w:t>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rStyle w:val="Ninguno"/>
          <w:sz w:val="24"/>
          <w:szCs w:val="24"/>
          <w:lang w:val="en-US"/>
        </w:rPr>
        <w:t>Los criterios de la redistritación.</w:t>
      </w:r>
    </w:p>
    <w:p>
      <w:pPr>
        <w:pStyle w:val="CuerpoA"/>
        <w:shd w:val="clear" w:color="auto" w:fill="FFFFFF"/>
        <w:spacing w:lineRule="auto" w:line="480"/>
        <w:jc w:val="both"/>
        <w:rPr/>
      </w:pPr>
      <w:r>
        <w:rPr>
          <w:rStyle w:val="Ninguno"/>
          <w:sz w:val="24"/>
          <w:szCs w:val="24"/>
          <w:lang w:val="en-US"/>
        </w:rPr>
        <w:t>El proceso de redistritación consiste en 3 etapas</w:t>
      </w:r>
      <w:ins w:id="66" w:author="Unknown Author" w:date="2018-01-09T15:09:00Z">
        <w:r>
          <w:rPr>
            <w:rStyle w:val="Ninguno"/>
            <w:sz w:val="24"/>
            <w:szCs w:val="24"/>
            <w:lang w:val="en-US"/>
          </w:rPr>
          <w:t xml:space="preserve"> </w:t>
        </w:r>
      </w:ins>
      <w:ins w:id="67" w:author="Unknown Author" w:date="2018-01-09T15:09:00Z">
        <w:r>
          <w:rPr>
            <w:rStyle w:val="Ninguno"/>
            <w:sz w:val="24"/>
            <w:szCs w:val="24"/>
            <w:lang w:val="en-US"/>
          </w:rPr>
          <w:t>(Trelles, Altman, Magar y McDonald 2016)</w:t>
        </w:r>
      </w:ins>
      <w:r>
        <w:rPr>
          <w:rStyle w:val="Ninguno"/>
          <w:sz w:val="24"/>
          <w:szCs w:val="24"/>
          <w:lang w:val="en-US"/>
        </w:rPr>
        <w:t xml:space="preserve">. En la primera, </w:t>
      </w:r>
      <w:ins w:id="68" w:author="Unknown Author" w:date="2018-01-09T15:12:00Z">
        <w:r>
          <w:rPr>
            <w:rStyle w:val="Ninguno"/>
            <w:sz w:val="24"/>
            <w:szCs w:val="24"/>
            <w:lang w:val="en-US"/>
          </w:rPr>
          <w:t>la dirección de cartografía d</w:t>
        </w:r>
      </w:ins>
      <w:r>
        <w:rPr>
          <w:rStyle w:val="Ninguno"/>
          <w:sz w:val="24"/>
          <w:szCs w:val="24"/>
          <w:lang w:val="en-US"/>
        </w:rPr>
        <w:t>el</w:t>
      </w:r>
      <w:del w:id="69" w:author="Unknown Author" w:date="2018-01-09T15:12:00Z">
        <w:r>
          <w:rPr>
            <w:rStyle w:val="Ninguno"/>
            <w:sz w:val="24"/>
            <w:szCs w:val="24"/>
            <w:lang w:val="en-US"/>
          </w:rPr>
          <w:delText xml:space="preserve"> </w:delText>
        </w:r>
      </w:del>
      <w:r>
        <w:rPr>
          <w:rStyle w:val="Ninguno"/>
          <w:sz w:val="24"/>
          <w:szCs w:val="24"/>
          <w:lang w:val="en-US"/>
        </w:rPr>
        <w:t xml:space="preserve">INE presentó a los representantes de los partidos un </w:t>
      </w:r>
      <w:ins w:id="70" w:author="Unknown Author" w:date="2018-01-09T15:13:00Z">
        <w:r>
          <w:rPr>
            <w:rStyle w:val="Ninguno"/>
            <w:sz w:val="24"/>
            <w:szCs w:val="24"/>
            <w:lang w:val="en-US"/>
          </w:rPr>
          <w:t xml:space="preserve">borrador del </w:t>
        </w:r>
      </w:ins>
      <w:r>
        <w:rPr>
          <w:rStyle w:val="Ninguno"/>
          <w:sz w:val="24"/>
          <w:szCs w:val="24"/>
          <w:lang w:val="en-US"/>
        </w:rPr>
        <w:t xml:space="preserve">mapa </w:t>
      </w:r>
      <w:ins w:id="71" w:author="Unknown Author" w:date="2018-01-09T15:13:00Z">
        <w:r>
          <w:rPr>
            <w:rStyle w:val="Ninguno"/>
            <w:sz w:val="24"/>
            <w:szCs w:val="24"/>
            <w:lang w:val="en-US"/>
          </w:rPr>
          <w:t>(</w:t>
        </w:r>
      </w:ins>
      <w:r>
        <w:rPr>
          <w:rStyle w:val="Ninguno"/>
          <w:sz w:val="24"/>
          <w:szCs w:val="24"/>
          <w:lang w:val="en-US"/>
        </w:rPr>
        <w:t>llamado primer escenario</w:t>
      </w:r>
      <w:ins w:id="72" w:author="Unknown Author" w:date="2018-01-09T15:13:00Z">
        <w:r>
          <w:rPr>
            <w:rStyle w:val="Ninguno"/>
            <w:sz w:val="24"/>
            <w:szCs w:val="24"/>
            <w:lang w:val="en-US"/>
          </w:rPr>
          <w:t xml:space="preserve">). Los partidos, tanto locales como nacionales, </w:t>
        </w:r>
      </w:ins>
      <w:del w:id="73" w:author="Unknown Author" w:date="2018-01-09T15:13:00Z">
        <w:r>
          <w:rPr>
            <w:rStyle w:val="Ninguno"/>
            <w:sz w:val="24"/>
            <w:szCs w:val="24"/>
            <w:lang w:val="en-US"/>
          </w:rPr>
          <w:delText xml:space="preserve"> y se </w:delText>
        </w:r>
      </w:del>
      <w:r>
        <w:rPr>
          <w:rStyle w:val="Ninguno"/>
          <w:sz w:val="24"/>
          <w:szCs w:val="24"/>
          <w:lang w:val="en-US"/>
        </w:rPr>
        <w:t xml:space="preserve">hacen observaciones </w:t>
      </w:r>
      <w:ins w:id="74" w:author="Unknown Author" w:date="2018-01-09T15:13:00Z">
        <w:r>
          <w:rPr>
            <w:rStyle w:val="Ninguno"/>
            <w:sz w:val="24"/>
            <w:szCs w:val="24"/>
            <w:lang w:val="en-US"/>
          </w:rPr>
          <w:t>al borrador</w:t>
        </w:r>
      </w:ins>
      <w:del w:id="75" w:author="Unknown Author" w:date="2018-01-09T15:13:00Z">
        <w:r>
          <w:rPr>
            <w:rStyle w:val="Ninguno"/>
            <w:sz w:val="24"/>
            <w:szCs w:val="24"/>
            <w:lang w:val="en-US"/>
          </w:rPr>
          <w:delText>por parte de los partidos</w:delText>
        </w:r>
      </w:del>
      <w:r>
        <w:rPr>
          <w:rStyle w:val="Ninguno"/>
          <w:sz w:val="24"/>
          <w:szCs w:val="24"/>
          <w:lang w:val="en-US"/>
        </w:rPr>
        <w:t xml:space="preserve">. </w:t>
      </w:r>
      <w:ins w:id="76" w:author="Unknown Author" w:date="2018-01-09T15:14:00Z">
        <w:r>
          <w:rPr>
            <w:rStyle w:val="Ninguno"/>
            <w:sz w:val="24"/>
            <w:szCs w:val="24"/>
            <w:lang w:val="en-US"/>
          </w:rPr>
          <w:t xml:space="preserve">Los cartógrafos </w:t>
        </w:r>
      </w:ins>
      <w:del w:id="77" w:author="Unknown Author" w:date="2018-01-09T15:14:00Z">
        <w:r>
          <w:rPr>
            <w:rStyle w:val="Ninguno"/>
            <w:sz w:val="24"/>
            <w:szCs w:val="24"/>
            <w:lang w:val="en-US"/>
          </w:rPr>
          <w:delText xml:space="preserve">Estas observaciones </w:delText>
        </w:r>
      </w:del>
      <w:r>
        <w:rPr>
          <w:rStyle w:val="Ninguno"/>
          <w:sz w:val="24"/>
          <w:szCs w:val="24"/>
          <w:lang w:val="en-US"/>
        </w:rPr>
        <w:t xml:space="preserve">pueden </w:t>
      </w:r>
      <w:ins w:id="78" w:author="Unknown Author" w:date="2018-01-09T15:15:00Z">
        <w:r>
          <w:rPr>
            <w:rStyle w:val="Ninguno"/>
            <w:sz w:val="24"/>
            <w:szCs w:val="24"/>
            <w:lang w:val="en-US"/>
          </w:rPr>
          <w:t xml:space="preserve">o </w:t>
        </w:r>
      </w:ins>
      <w:r>
        <w:rPr>
          <w:rStyle w:val="Ninguno"/>
          <w:sz w:val="24"/>
          <w:szCs w:val="24"/>
          <w:lang w:val="en-US"/>
        </w:rPr>
        <w:t>no tomar</w:t>
      </w:r>
      <w:del w:id="79" w:author="Unknown Author" w:date="2018-01-09T15:15:00Z">
        <w:r>
          <w:rPr>
            <w:rStyle w:val="Ninguno"/>
            <w:sz w:val="24"/>
            <w:szCs w:val="24"/>
            <w:lang w:val="en-US"/>
          </w:rPr>
          <w:delText>se</w:delText>
        </w:r>
      </w:del>
      <w:r>
        <w:rPr>
          <w:rStyle w:val="Ninguno"/>
          <w:sz w:val="24"/>
          <w:szCs w:val="24"/>
          <w:lang w:val="en-US"/>
        </w:rPr>
        <w:t xml:space="preserve"> en cuenta </w:t>
      </w:r>
      <w:ins w:id="80" w:author="Unknown Author" w:date="2018-01-09T15:15:00Z">
        <w:r>
          <w:rPr>
            <w:rStyle w:val="Ninguno"/>
            <w:sz w:val="24"/>
            <w:szCs w:val="24"/>
            <w:lang w:val="en-US"/>
          </w:rPr>
          <w:t xml:space="preserve">las observaciones al elaborar </w:t>
        </w:r>
      </w:ins>
      <w:del w:id="81" w:author="Unknown Author" w:date="2018-01-09T15:15:00Z">
        <w:r>
          <w:rPr>
            <w:rStyle w:val="Ninguno"/>
            <w:sz w:val="24"/>
            <w:szCs w:val="24"/>
            <w:lang w:val="en-US"/>
          </w:rPr>
          <w:delText>en la siguiente etapa o</w:delText>
        </w:r>
      </w:del>
      <w:ins w:id="82" w:author="Unknown Author" w:date="2018-01-09T15:15:00Z">
        <w:r>
          <w:rPr>
            <w:rStyle w:val="Ninguno"/>
            <w:sz w:val="24"/>
            <w:szCs w:val="24"/>
            <w:lang w:val="en-US"/>
          </w:rPr>
          <w:t>el</w:t>
        </w:r>
      </w:ins>
      <w:r>
        <w:rPr>
          <w:rStyle w:val="Ninguno"/>
          <w:sz w:val="24"/>
          <w:szCs w:val="24"/>
          <w:lang w:val="en-US"/>
        </w:rPr>
        <w:t xml:space="preserve"> segundo escenario. Este proceso </w:t>
      </w:r>
      <w:ins w:id="83" w:author="Unknown Author" w:date="2018-01-09T15:15:00Z">
        <w:r>
          <w:rPr>
            <w:rStyle w:val="Ninguno"/>
            <w:sz w:val="24"/>
            <w:szCs w:val="24"/>
            <w:lang w:val="en-US"/>
          </w:rPr>
          <w:t xml:space="preserve">de observaciones </w:t>
        </w:r>
      </w:ins>
      <w:r>
        <w:rPr>
          <w:rStyle w:val="Ninguno"/>
          <w:sz w:val="24"/>
          <w:szCs w:val="24"/>
          <w:lang w:val="en-US"/>
        </w:rPr>
        <w:t xml:space="preserve">se repite </w:t>
      </w:r>
      <w:ins w:id="84" w:author="Unknown Author" w:date="2018-01-09T15:15:00Z">
        <w:r>
          <w:rPr>
            <w:rStyle w:val="Ninguno"/>
            <w:sz w:val="24"/>
            <w:szCs w:val="24"/>
            <w:lang w:val="en-US"/>
          </w:rPr>
          <w:t xml:space="preserve">para elaborar </w:t>
        </w:r>
      </w:ins>
      <w:del w:id="85" w:author="Unknown Author" w:date="2018-01-09T15:15:00Z">
        <w:r>
          <w:rPr>
            <w:rStyle w:val="Ninguno"/>
            <w:sz w:val="24"/>
            <w:szCs w:val="24"/>
            <w:lang w:val="en-US"/>
          </w:rPr>
          <w:delText>hasta llegar a</w:delText>
        </w:r>
      </w:del>
      <w:ins w:id="86" w:author="Unknown Author" w:date="2018-01-09T15:15:00Z">
        <w:r>
          <w:rPr>
            <w:rStyle w:val="Ninguno"/>
            <w:sz w:val="24"/>
            <w:szCs w:val="24"/>
            <w:lang w:val="en-US"/>
          </w:rPr>
          <w:t>e</w:t>
        </w:r>
      </w:ins>
      <w:r>
        <w:rPr>
          <w:rStyle w:val="Ninguno"/>
          <w:sz w:val="24"/>
          <w:szCs w:val="24"/>
          <w:lang w:val="en-US"/>
        </w:rPr>
        <w:t xml:space="preserve">l tercer escenario que </w:t>
      </w:r>
      <w:del w:id="87" w:author="Unknown Author" w:date="2018-01-09T15:16:00Z">
        <w:r>
          <w:rPr>
            <w:rStyle w:val="Ninguno"/>
            <w:sz w:val="24"/>
            <w:szCs w:val="24"/>
            <w:lang w:val="en-US"/>
          </w:rPr>
          <w:delText>vota</w:delText>
        </w:r>
      </w:del>
      <w:ins w:id="88" w:author="Unknown Author" w:date="2018-01-09T15:16:00Z">
        <w:r>
          <w:rPr>
            <w:rStyle w:val="Ninguno"/>
            <w:sz w:val="24"/>
            <w:szCs w:val="24"/>
            <w:lang w:val="en-US"/>
          </w:rPr>
          <w:t>tiene que ser aprobado por</w:t>
        </w:r>
      </w:ins>
      <w:r>
        <w:rPr>
          <w:rStyle w:val="Ninguno"/>
          <w:sz w:val="24"/>
          <w:szCs w:val="24"/>
          <w:lang w:val="en-US"/>
        </w:rPr>
        <w:t xml:space="preserve"> el Consejo General</w:t>
      </w:r>
      <w:ins w:id="89" w:author="Unknown Author" w:date="2018-01-09T15:16:00Z">
        <w:r>
          <w:rPr>
            <w:rStyle w:val="Ninguno"/>
            <w:sz w:val="24"/>
            <w:szCs w:val="24"/>
            <w:lang w:val="en-US"/>
          </w:rPr>
          <w:t xml:space="preserve">, </w:t>
        </w:r>
      </w:ins>
      <w:ins w:id="90" w:author="Unknown Author" w:date="2018-01-09T15:16:00Z">
        <w:r>
          <w:rPr>
            <w:rStyle w:val="Ninguno"/>
            <w:sz w:val="24"/>
            <w:szCs w:val="24"/>
            <w:lang w:val="en-US"/>
          </w:rPr>
          <w:t>órgano rector del INE</w:t>
        </w:r>
      </w:ins>
      <w:r>
        <w:rPr>
          <w:rStyle w:val="Ninguno"/>
          <w:sz w:val="24"/>
          <w:szCs w:val="24"/>
          <w:lang w:val="en-US"/>
        </w:rPr>
        <w:t>.</w:t>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pPr>
      <w:ins w:id="91" w:author="Unknown Author" w:date="2018-01-09T15:16:00Z">
        <w:r>
          <w:rPr>
            <w:rStyle w:val="Ninguno"/>
            <w:sz w:val="24"/>
            <w:szCs w:val="24"/>
            <w:lang w:val="en-US"/>
          </w:rPr>
          <w:t>En la</w:t>
        </w:r>
      </w:ins>
      <w:del w:id="92" w:author="Unknown Author" w:date="2018-01-09T15:16:00Z">
        <w:r>
          <w:rPr>
            <w:rStyle w:val="Ninguno"/>
            <w:sz w:val="24"/>
            <w:szCs w:val="24"/>
            <w:lang w:val="en-US"/>
          </w:rPr>
          <w:delText>Para</w:delText>
        </w:r>
      </w:del>
      <w:r>
        <w:rPr>
          <w:rStyle w:val="Ninguno"/>
          <w:sz w:val="24"/>
          <w:szCs w:val="24"/>
          <w:lang w:val="en-US"/>
        </w:rPr>
        <w:t xml:space="preserve"> elabora</w:t>
      </w:r>
      <w:del w:id="93" w:author="Unknown Author" w:date="2018-01-09T15:16:00Z">
        <w:r>
          <w:rPr>
            <w:rStyle w:val="Ninguno"/>
            <w:sz w:val="24"/>
            <w:szCs w:val="24"/>
            <w:lang w:val="en-US"/>
          </w:rPr>
          <w:delText>r</w:delText>
        </w:r>
      </w:del>
      <w:ins w:id="94" w:author="Unknown Author" w:date="2018-01-09T15:16:00Z">
        <w:r>
          <w:rPr>
            <w:rStyle w:val="Ninguno"/>
            <w:sz w:val="24"/>
            <w:szCs w:val="24"/>
            <w:lang w:val="en-US"/>
          </w:rPr>
          <w:t>ción</w:t>
        </w:r>
      </w:ins>
      <w:r>
        <w:rPr>
          <w:rStyle w:val="Ninguno"/>
          <w:sz w:val="24"/>
          <w:szCs w:val="24"/>
          <w:lang w:val="en-US"/>
        </w:rPr>
        <w:t xml:space="preserve"> </w:t>
      </w:r>
      <w:ins w:id="95" w:author="Unknown Author" w:date="2018-01-09T15:16:00Z">
        <w:r>
          <w:rPr>
            <w:rStyle w:val="Ninguno"/>
            <w:sz w:val="24"/>
            <w:szCs w:val="24"/>
            <w:lang w:val="en-US"/>
          </w:rPr>
          <w:t>d</w:t>
        </w:r>
      </w:ins>
      <w:r>
        <w:rPr>
          <w:rStyle w:val="Ninguno"/>
          <w:sz w:val="24"/>
          <w:szCs w:val="24"/>
          <w:lang w:val="en-US"/>
        </w:rPr>
        <w:t xml:space="preserve">el mapa, se utiliza </w:t>
      </w:r>
      <w:ins w:id="96" w:author="Unknown Author" w:date="2018-01-09T15:16:00Z">
        <w:r>
          <w:rPr>
            <w:rStyle w:val="Ninguno"/>
            <w:sz w:val="24"/>
            <w:szCs w:val="24"/>
            <w:lang w:val="en-US"/>
          </w:rPr>
          <w:t>un proceso automatizado qu</w:t>
        </w:r>
      </w:ins>
      <w:ins w:id="97" w:author="Unknown Author" w:date="2018-01-09T15:17:00Z">
        <w:r>
          <w:rPr>
            <w:rStyle w:val="Ninguno"/>
            <w:sz w:val="24"/>
            <w:szCs w:val="24"/>
            <w:lang w:val="en-US"/>
          </w:rPr>
          <w:t xml:space="preserve">e busca minimizar </w:t>
        </w:r>
      </w:ins>
      <w:r>
        <w:rPr>
          <w:rStyle w:val="Ninguno"/>
          <w:sz w:val="24"/>
          <w:szCs w:val="24"/>
          <w:lang w:val="en-US"/>
        </w:rPr>
        <w:t>una función de costo</w:t>
      </w:r>
      <w:del w:id="98" w:author="Unknown Author" w:date="2018-01-09T15:17:00Z">
        <w:r>
          <w:rPr>
            <w:rStyle w:val="Ninguno"/>
            <w:sz w:val="24"/>
            <w:szCs w:val="24"/>
            <w:lang w:val="en-US"/>
          </w:rPr>
          <w:delText xml:space="preserve"> que se busca minimizar</w:delText>
        </w:r>
      </w:del>
      <w:r>
        <w:rPr>
          <w:rStyle w:val="Ninguno"/>
          <w:sz w:val="24"/>
          <w:szCs w:val="24"/>
          <w:lang w:val="en-US"/>
        </w:rPr>
        <w:t xml:space="preserve">. </w:t>
      </w:r>
      <w:del w:id="99" w:author="Unknown Author" w:date="2018-01-09T15:17:00Z">
        <w:r>
          <w:rPr>
            <w:rStyle w:val="Ninguno"/>
            <w:sz w:val="24"/>
            <w:szCs w:val="24"/>
            <w:lang w:val="en-US"/>
          </w:rPr>
          <w:delText>En est</w:delText>
        </w:r>
      </w:del>
      <w:ins w:id="100" w:author="Unknown Author" w:date="2018-01-09T15:17:00Z">
        <w:r>
          <w:rPr>
            <w:rStyle w:val="Ninguno"/>
            <w:sz w:val="24"/>
            <w:szCs w:val="24"/>
            <w:lang w:val="en-US"/>
          </w:rPr>
          <w:t>Dich</w:t>
        </w:r>
      </w:ins>
      <w:r>
        <w:rPr>
          <w:rStyle w:val="Ninguno"/>
          <w:sz w:val="24"/>
          <w:szCs w:val="24"/>
          <w:lang w:val="en-US"/>
        </w:rPr>
        <w:t xml:space="preserve">a función </w:t>
      </w:r>
      <w:del w:id="101" w:author="Unknown Author" w:date="2018-01-09T15:17:00Z">
        <w:r>
          <w:rPr>
            <w:rStyle w:val="Ninguno"/>
            <w:sz w:val="24"/>
            <w:szCs w:val="24"/>
            <w:lang w:val="en-US"/>
          </w:rPr>
          <w:delText xml:space="preserve">se </w:delText>
        </w:r>
      </w:del>
      <w:r>
        <w:rPr>
          <w:rStyle w:val="Ninguno"/>
          <w:sz w:val="24"/>
          <w:szCs w:val="24"/>
          <w:lang w:val="en-US"/>
        </w:rPr>
        <w:t xml:space="preserve">considera </w:t>
      </w:r>
      <w:ins w:id="102" w:author="Unknown Author" w:date="2018-01-09T15:17:00Z">
        <w:r>
          <w:rPr>
            <w:rStyle w:val="Ninguno"/>
            <w:sz w:val="24"/>
            <w:szCs w:val="24"/>
            <w:lang w:val="en-US"/>
          </w:rPr>
          <w:t xml:space="preserve">cuatro criterios: </w:t>
        </w:r>
      </w:ins>
      <w:r>
        <w:rPr>
          <w:rStyle w:val="Ninguno"/>
          <w:sz w:val="24"/>
          <w:szCs w:val="24"/>
          <w:lang w:val="en-US"/>
        </w:rPr>
        <w:t>la equidad poblacional</w:t>
      </w:r>
      <w:ins w:id="103" w:author="Unknown Author" w:date="2018-01-09T15:17:00Z">
        <w:r>
          <w:rPr>
            <w:rStyle w:val="Ninguno"/>
            <w:sz w:val="24"/>
            <w:szCs w:val="24"/>
            <w:lang w:val="en-US"/>
          </w:rPr>
          <w:t xml:space="preserve"> </w:t>
        </w:r>
      </w:ins>
      <w:ins w:id="104" w:author="Unknown Author" w:date="2018-01-09T15:17:00Z">
        <w:r>
          <w:rPr>
            <w:rStyle w:val="Ninguno"/>
            <w:sz w:val="24"/>
            <w:szCs w:val="24"/>
            <w:lang w:val="en-US"/>
          </w:rPr>
          <w:t>entre distritos</w:t>
        </w:r>
      </w:ins>
      <w:r>
        <w:rPr>
          <w:rStyle w:val="Ninguno"/>
          <w:sz w:val="24"/>
          <w:szCs w:val="24"/>
          <w:lang w:val="en-US"/>
        </w:rPr>
        <w:t xml:space="preserve">, </w:t>
      </w:r>
      <w:ins w:id="105" w:author="Unknown Author" w:date="2018-01-09T15:17:00Z">
        <w:r>
          <w:rPr>
            <w:rStyle w:val="Ninguno"/>
            <w:sz w:val="24"/>
            <w:szCs w:val="24"/>
            <w:lang w:val="en-US"/>
          </w:rPr>
          <w:t xml:space="preserve">la </w:t>
        </w:r>
      </w:ins>
      <w:r>
        <w:rPr>
          <w:rStyle w:val="Ninguno"/>
          <w:sz w:val="24"/>
          <w:szCs w:val="24"/>
          <w:lang w:val="en-US"/>
        </w:rPr>
        <w:t xml:space="preserve">integridad </w:t>
      </w:r>
      <w:ins w:id="106" w:author="Unknown Author" w:date="2018-01-09T15:17:00Z">
        <w:r>
          <w:rPr>
            <w:rStyle w:val="Ninguno"/>
            <w:sz w:val="24"/>
            <w:szCs w:val="24"/>
            <w:lang w:val="en-US"/>
          </w:rPr>
          <w:t xml:space="preserve">de los </w:t>
        </w:r>
      </w:ins>
      <w:r>
        <w:rPr>
          <w:rStyle w:val="Ninguno"/>
          <w:sz w:val="24"/>
          <w:szCs w:val="24"/>
          <w:lang w:val="en-US"/>
        </w:rPr>
        <w:t>munici</w:t>
      </w:r>
      <w:ins w:id="107" w:author="Unknown Author" w:date="2018-01-09T15:17:00Z">
        <w:r>
          <w:rPr>
            <w:rStyle w:val="Ninguno"/>
            <w:sz w:val="24"/>
            <w:szCs w:val="24"/>
            <w:lang w:val="en-US"/>
          </w:rPr>
          <w:t>pios pertenecie</w:t>
        </w:r>
      </w:ins>
      <w:ins w:id="108" w:author="Unknown Author" w:date="2018-01-09T15:18:00Z">
        <w:r>
          <w:rPr>
            <w:rStyle w:val="Ninguno"/>
            <w:sz w:val="24"/>
            <w:szCs w:val="24"/>
            <w:lang w:val="en-US"/>
          </w:rPr>
          <w:t>ntes a un distrito</w:t>
        </w:r>
      </w:ins>
      <w:del w:id="109" w:author="Unknown Author" w:date="2018-01-09T15:17:00Z">
        <w:r>
          <w:rPr>
            <w:rStyle w:val="Ninguno"/>
            <w:sz w:val="24"/>
            <w:szCs w:val="24"/>
            <w:lang w:val="en-US"/>
          </w:rPr>
          <w:delText>pal</w:delText>
        </w:r>
      </w:del>
      <w:r>
        <w:rPr>
          <w:rStyle w:val="Ninguno"/>
          <w:sz w:val="24"/>
          <w:szCs w:val="24"/>
          <w:lang w:val="en-US"/>
        </w:rPr>
        <w:t xml:space="preserve">, </w:t>
      </w:r>
      <w:ins w:id="110" w:author="Unknown Author" w:date="2018-01-09T15:18:00Z">
        <w:r>
          <w:rPr>
            <w:rStyle w:val="Ninguno"/>
            <w:sz w:val="24"/>
            <w:szCs w:val="24"/>
            <w:lang w:val="en-US"/>
          </w:rPr>
          <w:t xml:space="preserve">la reducción de los </w:t>
        </w:r>
      </w:ins>
      <w:del w:id="111" w:author="Unknown Author" w:date="2018-01-09T15:18:00Z">
        <w:r>
          <w:rPr>
            <w:rStyle w:val="Ninguno"/>
            <w:sz w:val="24"/>
            <w:szCs w:val="24"/>
            <w:lang w:val="en-US"/>
          </w:rPr>
          <w:delText xml:space="preserve">minimización de </w:delText>
        </w:r>
      </w:del>
      <w:r>
        <w:rPr>
          <w:rStyle w:val="Ninguno"/>
          <w:sz w:val="24"/>
          <w:szCs w:val="24"/>
          <w:lang w:val="en-US"/>
        </w:rPr>
        <w:t>tiempos de traslado</w:t>
      </w:r>
      <w:ins w:id="112" w:author="Unknown Author" w:date="2018-01-09T15:18:00Z">
        <w:r>
          <w:rPr>
            <w:rStyle w:val="Ninguno"/>
            <w:sz w:val="24"/>
            <w:szCs w:val="24"/>
            <w:lang w:val="en-US"/>
          </w:rPr>
          <w:t xml:space="preserve"> </w:t>
        </w:r>
      </w:ins>
      <w:ins w:id="113" w:author="Unknown Author" w:date="2018-01-09T15:18:00Z">
        <w:r>
          <w:rPr>
            <w:rStyle w:val="Ninguno"/>
            <w:sz w:val="24"/>
            <w:szCs w:val="24"/>
            <w:lang w:val="en-US"/>
          </w:rPr>
          <w:t>en el territorio del distrito</w:t>
        </w:r>
      </w:ins>
      <w:r>
        <w:rPr>
          <w:rStyle w:val="Ninguno"/>
          <w:sz w:val="24"/>
          <w:szCs w:val="24"/>
          <w:lang w:val="en-US"/>
        </w:rPr>
        <w:t xml:space="preserve">, </w:t>
      </w:r>
      <w:ins w:id="114" w:author="Unknown Author" w:date="2018-01-09T15:18:00Z">
        <w:r>
          <w:rPr>
            <w:rStyle w:val="Ninguno"/>
            <w:sz w:val="24"/>
            <w:szCs w:val="24"/>
            <w:lang w:val="en-US"/>
          </w:rPr>
          <w:t xml:space="preserve">y la </w:t>
        </w:r>
      </w:ins>
      <w:r>
        <w:rPr>
          <w:rStyle w:val="Ninguno"/>
          <w:sz w:val="24"/>
          <w:szCs w:val="24"/>
          <w:lang w:val="en-US"/>
        </w:rPr>
        <w:t xml:space="preserve">compacidad </w:t>
      </w:r>
      <w:del w:id="115" w:author="Unknown Author" w:date="2018-01-09T15:19:00Z">
        <w:r>
          <w:rPr>
            <w:rStyle w:val="Ninguno"/>
            <w:sz w:val="24"/>
            <w:szCs w:val="24"/>
            <w:lang w:val="en-US"/>
          </w:rPr>
          <w:delText xml:space="preserve">del distrito </w:delText>
        </w:r>
      </w:del>
      <w:r>
        <w:rPr>
          <w:rStyle w:val="Ninguno"/>
          <w:sz w:val="24"/>
          <w:szCs w:val="24"/>
          <w:lang w:val="en-US"/>
        </w:rPr>
        <w:t>(formas regulares)</w:t>
      </w:r>
      <w:ins w:id="116" w:author="Unknown Author" w:date="2018-01-09T15:19:00Z">
        <w:r>
          <w:rPr>
            <w:rStyle w:val="Ninguno"/>
            <w:sz w:val="24"/>
            <w:szCs w:val="24"/>
            <w:lang w:val="en-US"/>
          </w:rPr>
          <w:t xml:space="preserve">. </w:t>
        </w:r>
      </w:ins>
      <w:ins w:id="117" w:author="Unknown Author" w:date="2018-01-09T15:19:00Z">
        <w:r>
          <w:rPr>
            <w:rStyle w:val="Ninguno"/>
            <w:sz w:val="24"/>
            <w:szCs w:val="24"/>
            <w:lang w:val="en-US"/>
          </w:rPr>
          <w:t xml:space="preserve">El criterio para adoptar las observaciones partidistas: se rechazan las que no consigan mejorar la función de costo del mapa. Además, hay restricciones inviolables en el proceso de optimización: los distritos </w:t>
        </w:r>
      </w:ins>
      <w:del w:id="118" w:author="Unknown Author" w:date="2018-01-09T15:19:00Z">
        <w:r>
          <w:rPr>
            <w:rStyle w:val="Ninguno"/>
            <w:sz w:val="24"/>
            <w:szCs w:val="24"/>
            <w:lang w:val="en-US"/>
          </w:rPr>
          <w:delText xml:space="preserve">, </w:delText>
        </w:r>
      </w:del>
      <w:r>
        <w:rPr>
          <w:rStyle w:val="Ninguno"/>
          <w:sz w:val="24"/>
          <w:szCs w:val="24"/>
          <w:lang w:val="en-US"/>
        </w:rPr>
        <w:t>no cruza</w:t>
      </w:r>
      <w:ins w:id="119" w:author="Unknown Author" w:date="2018-01-09T15:19:00Z">
        <w:r>
          <w:rPr>
            <w:rStyle w:val="Ninguno"/>
            <w:sz w:val="24"/>
            <w:szCs w:val="24"/>
            <w:lang w:val="en-US"/>
          </w:rPr>
          <w:t>n</w:t>
        </w:r>
      </w:ins>
      <w:del w:id="120" w:author="Unknown Author" w:date="2018-01-09T15:19:00Z">
        <w:r>
          <w:rPr>
            <w:rStyle w:val="Ninguno"/>
            <w:sz w:val="24"/>
            <w:szCs w:val="24"/>
            <w:lang w:val="en-US"/>
          </w:rPr>
          <w:delText>r</w:delText>
        </w:r>
      </w:del>
      <w:r>
        <w:rPr>
          <w:rStyle w:val="Ninguno"/>
          <w:sz w:val="24"/>
          <w:szCs w:val="24"/>
          <w:lang w:val="en-US"/>
        </w:rPr>
        <w:t xml:space="preserve"> fronteras estatales, respeta</w:t>
      </w:r>
      <w:ins w:id="121" w:author="Unknown Author" w:date="2018-01-09T15:19:00Z">
        <w:r>
          <w:rPr>
            <w:rStyle w:val="Ninguno"/>
            <w:sz w:val="24"/>
            <w:szCs w:val="24"/>
            <w:lang w:val="en-US"/>
          </w:rPr>
          <w:t>n</w:t>
        </w:r>
      </w:ins>
      <w:del w:id="122" w:author="Unknown Author" w:date="2018-01-09T15:19:00Z">
        <w:r>
          <w:rPr>
            <w:rStyle w:val="Ninguno"/>
            <w:sz w:val="24"/>
            <w:szCs w:val="24"/>
            <w:lang w:val="en-US"/>
          </w:rPr>
          <w:delText>r</w:delText>
        </w:r>
      </w:del>
      <w:r>
        <w:rPr>
          <w:rStyle w:val="Ninguno"/>
          <w:sz w:val="24"/>
          <w:szCs w:val="24"/>
          <w:lang w:val="en-US"/>
        </w:rPr>
        <w:t xml:space="preserve"> comunidades indígenas, </w:t>
      </w:r>
      <w:ins w:id="123" w:author="Unknown Author" w:date="2018-01-09T15:20:00Z">
        <w:r>
          <w:rPr>
            <w:rStyle w:val="Ninguno"/>
            <w:sz w:val="24"/>
            <w:szCs w:val="24"/>
            <w:lang w:val="en-US"/>
          </w:rPr>
          <w:t xml:space="preserve">y </w:t>
        </w:r>
      </w:ins>
      <w:del w:id="124" w:author="Unknown Author" w:date="2018-01-09T15:20:00Z">
        <w:r>
          <w:rPr>
            <w:rStyle w:val="Ninguno"/>
            <w:sz w:val="24"/>
            <w:szCs w:val="24"/>
            <w:lang w:val="en-US"/>
          </w:rPr>
          <w:delText xml:space="preserve">que </w:delText>
        </w:r>
      </w:del>
      <w:r>
        <w:rPr>
          <w:rStyle w:val="Ninguno"/>
          <w:sz w:val="24"/>
          <w:szCs w:val="24"/>
          <w:lang w:val="en-US"/>
        </w:rPr>
        <w:t>los distritos s</w:t>
      </w:r>
      <w:del w:id="125" w:author="Unknown Author" w:date="2018-01-09T15:20:00Z">
        <w:r>
          <w:rPr>
            <w:rStyle w:val="Ninguno"/>
            <w:sz w:val="24"/>
            <w:szCs w:val="24"/>
            <w:lang w:val="en-US"/>
          </w:rPr>
          <w:delText>ea</w:delText>
        </w:r>
      </w:del>
      <w:ins w:id="126" w:author="Unknown Author" w:date="2018-01-09T15:20:00Z">
        <w:r>
          <w:rPr>
            <w:rStyle w:val="Ninguno"/>
            <w:sz w:val="24"/>
            <w:szCs w:val="24"/>
            <w:lang w:val="en-US"/>
          </w:rPr>
          <w:t>o</w:t>
        </w:r>
      </w:ins>
      <w:r>
        <w:rPr>
          <w:rStyle w:val="Ninguno"/>
          <w:sz w:val="24"/>
          <w:szCs w:val="24"/>
          <w:lang w:val="en-US"/>
        </w:rPr>
        <w:t xml:space="preserve">n exhaustivos y mutuamente excluyentes. </w:t>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pPr>
      <w:ins w:id="127" w:author="Unknown Author" w:date="2018-01-09T15:29:00Z">
        <w:r>
          <w:rPr>
            <w:rStyle w:val="Ninguno"/>
            <w:sz w:val="24"/>
            <w:szCs w:val="24"/>
            <w:lang w:val="en-US"/>
          </w:rPr>
          <w:t xml:space="preserve">Por último, </w:t>
        </w:r>
      </w:ins>
      <w:del w:id="128" w:author="Unknown Author" w:date="2018-01-09T15:29:00Z">
        <w:r>
          <w:rPr>
            <w:rStyle w:val="Ninguno"/>
            <w:sz w:val="24"/>
            <w:szCs w:val="24"/>
            <w:lang w:val="en-US"/>
          </w:rPr>
          <w:delText>E</w:delText>
        </w:r>
      </w:del>
      <w:ins w:id="129" w:author="Unknown Author" w:date="2018-01-09T15:29:00Z">
        <w:r>
          <w:rPr>
            <w:rStyle w:val="Ninguno"/>
            <w:sz w:val="24"/>
            <w:szCs w:val="24"/>
            <w:lang w:val="en-US"/>
          </w:rPr>
          <w:t>e</w:t>
        </w:r>
      </w:ins>
      <w:r>
        <w:rPr>
          <w:rStyle w:val="Ninguno"/>
          <w:sz w:val="24"/>
          <w:szCs w:val="24"/>
          <w:lang w:val="en-US"/>
        </w:rPr>
        <w:t xml:space="preserve">l proceso </w:t>
      </w:r>
      <w:ins w:id="130" w:author="Unknown Author" w:date="2018-01-09T15:29:00Z">
        <w:r>
          <w:rPr>
            <w:rStyle w:val="Ninguno"/>
            <w:sz w:val="24"/>
            <w:szCs w:val="24"/>
            <w:lang w:val="en-US"/>
          </w:rPr>
          <w:t xml:space="preserve">descrito puede remplazarse </w:t>
        </w:r>
      </w:ins>
      <w:del w:id="131" w:author="Unknown Author" w:date="2018-01-09T15:29:00Z">
        <w:r>
          <w:rPr>
            <w:rStyle w:val="Ninguno"/>
            <w:sz w:val="24"/>
            <w:szCs w:val="24"/>
            <w:lang w:val="en-US"/>
          </w:rPr>
          <w:delText xml:space="preserve">puede pararse </w:delText>
        </w:r>
      </w:del>
      <w:r>
        <w:rPr>
          <w:rStyle w:val="Ninguno"/>
          <w:sz w:val="24"/>
          <w:szCs w:val="24"/>
          <w:lang w:val="en-US"/>
        </w:rPr>
        <w:t xml:space="preserve">cuando los partidos </w:t>
      </w:r>
      <w:ins w:id="132" w:author="Unknown Author" w:date="2018-01-09T15:29:00Z">
        <w:r>
          <w:rPr>
            <w:rStyle w:val="Ninguno"/>
            <w:sz w:val="24"/>
            <w:szCs w:val="24"/>
            <w:lang w:val="en-US"/>
          </w:rPr>
          <w:t>proponen unánimemente un mapa alterno al que preparan los</w:t>
        </w:r>
      </w:ins>
      <w:ins w:id="133" w:author="Unknown Author" w:date="2018-01-09T15:30:00Z">
        <w:r>
          <w:rPr>
            <w:rStyle w:val="Ninguno"/>
            <w:sz w:val="24"/>
            <w:szCs w:val="24"/>
            <w:lang w:val="en-US"/>
          </w:rPr>
          <w:t xml:space="preserve"> cartógrafos (el llamado “criterio 8”). </w:t>
        </w:r>
      </w:ins>
      <w:del w:id="134" w:author="Unknown Author" w:date="2018-01-09T15:30:00Z">
        <w:r>
          <w:rPr>
            <w:rStyle w:val="Ninguno"/>
            <w:sz w:val="24"/>
            <w:szCs w:val="24"/>
            <w:lang w:val="en-US"/>
          </w:rPr>
          <w:delText xml:space="preserve">llegan a un acuerdo sobre el mapa, a pesar de que el costo de este arreglo sea mayor al propuesto. </w:delText>
        </w:r>
      </w:del>
      <w:r>
        <w:rPr>
          <w:rStyle w:val="Ninguno"/>
          <w:sz w:val="24"/>
          <w:szCs w:val="24"/>
          <w:lang w:val="en-US"/>
        </w:rPr>
        <w:t xml:space="preserve"> </w:t>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rStyle w:val="Ninguno"/>
          <w:sz w:val="24"/>
          <w:szCs w:val="24"/>
          <w:lang w:val="en-US"/>
        </w:rPr>
        <w:t xml:space="preserve"> </w:t>
      </w:r>
      <w:r>
        <w:rPr>
          <w:rStyle w:val="Ninguno"/>
          <w:sz w:val="24"/>
          <w:szCs w:val="24"/>
          <w:lang w:val="en-US"/>
        </w:rPr>
        <w:t xml:space="preserve">Al elaborar un nuevo mapa distrital, los actores involucrados en el proceso persiguen objetivos múltiples, a menudo velados e inevitablemente contradictorios entre sí. Partimos de la premisa que la mudanza de actores locales por actores nacionales en la redistritación cambió de manera sustancial la gama de intereses que reflejan los mapas. Los distritos de cada estado que heredó el INE variaban enormemente unos de otros. Pero todos, sin excepción, compartían el atributo de haber sido dibujados, en su momento, por los institutos electorales locales o los congresos de los estados. Y, si bien los partidos estatales intervinieron en el proceso, los mapas nuevos los trazó el actor nacional. </w:t>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rStyle w:val="Ninguno"/>
          <w:sz w:val="24"/>
          <w:szCs w:val="24"/>
          <w:lang w:val="en-US"/>
        </w:rPr>
        <w:t>El índice de similitud distrital</w:t>
      </w:r>
    </w:p>
    <w:p>
      <w:pPr>
        <w:pStyle w:val="CuerpoA"/>
        <w:shd w:val="clear" w:color="auto" w:fill="FFFFFF"/>
        <w:spacing w:lineRule="auto" w:line="480"/>
        <w:jc w:val="both"/>
        <w:rPr/>
      </w:pPr>
      <w:ins w:id="135" w:author="Unknown Author" w:date="2018-01-09T15:32:00Z">
        <w:r>
          <w:rPr>
            <w:rStyle w:val="Ninguno"/>
            <w:sz w:val="24"/>
            <w:szCs w:val="24"/>
            <w:lang w:val="en-US"/>
          </w:rPr>
          <w:t>Para la evaluación de los nuevos mapas</w:t>
        </w:r>
      </w:ins>
      <w:del w:id="136" w:author="Unknown Author" w:date="2018-01-09T15:32:00Z">
        <w:r>
          <w:rPr>
            <w:rStyle w:val="Ninguno"/>
            <w:sz w:val="24"/>
            <w:szCs w:val="24"/>
            <w:lang w:val="en-US"/>
          </w:rPr>
          <w:delText>En este texto,</w:delText>
        </w:r>
      </w:del>
      <w:r>
        <w:rPr>
          <w:rStyle w:val="Ninguno"/>
          <w:sz w:val="24"/>
          <w:szCs w:val="24"/>
          <w:lang w:val="en-US"/>
        </w:rPr>
        <w:t xml:space="preserve"> usaremos el índice de similitud distrital </w:t>
      </w:r>
      <w:ins w:id="137" w:author="Unknown Author" w:date="2018-01-09T15:33:00Z">
        <w:r>
          <w:rPr>
            <w:rStyle w:val="Ninguno"/>
            <w:sz w:val="24"/>
            <w:szCs w:val="24"/>
            <w:lang w:val="en-US"/>
          </w:rPr>
          <w:t xml:space="preserve">(DSI por sus siglas en inglés) </w:t>
        </w:r>
      </w:ins>
      <w:r>
        <w:rPr>
          <w:rStyle w:val="Ninguno"/>
          <w:sz w:val="24"/>
          <w:szCs w:val="24"/>
          <w:lang w:val="en-US"/>
        </w:rPr>
        <w:t>de Cox y Katz (</w:t>
      </w:r>
      <w:ins w:id="138" w:author="Unknown Author" w:date="2018-01-09T15:32:00Z">
        <w:r>
          <w:rPr>
            <w:rStyle w:val="Ninguno"/>
            <w:sz w:val="24"/>
            <w:szCs w:val="24"/>
            <w:lang w:val="en-US"/>
          </w:rPr>
          <w:t>2002</w:t>
        </w:r>
      </w:ins>
      <w:del w:id="139" w:author="Unknown Author" w:date="2018-01-09T15:33:00Z">
        <w:r>
          <w:rPr>
            <w:rStyle w:val="Ninguno"/>
            <w:sz w:val="24"/>
            <w:szCs w:val="24"/>
            <w:lang w:val="en-US"/>
          </w:rPr>
          <w:delText>DSI por sus siglas en inglés</w:delText>
        </w:r>
      </w:del>
      <w:r>
        <w:rPr>
          <w:rStyle w:val="Ninguno"/>
          <w:sz w:val="24"/>
          <w:szCs w:val="24"/>
          <w:lang w:val="en-US"/>
        </w:rPr>
        <w:t>)</w:t>
      </w:r>
      <w:ins w:id="140" w:author="Unknown Author" w:date="2018-01-09T15:33:00Z">
        <w:r>
          <w:rPr>
            <w:rStyle w:val="Ninguno"/>
            <w:sz w:val="24"/>
            <w:szCs w:val="24"/>
            <w:lang w:val="en-US"/>
          </w:rPr>
          <w:t xml:space="preserve">. </w:t>
        </w:r>
      </w:ins>
      <w:ins w:id="141" w:author="Unknown Author" w:date="2018-01-09T15:33:00Z">
        <w:r>
          <w:rPr>
            <w:rStyle w:val="Ninguno"/>
            <w:sz w:val="24"/>
            <w:szCs w:val="24"/>
            <w:lang w:val="en-US"/>
          </w:rPr>
          <w:t>Se trata de una</w:t>
        </w:r>
      </w:ins>
      <w:del w:id="142" w:author="Unknown Author" w:date="2018-01-09T15:33:00Z">
        <w:r>
          <w:rPr>
            <w:rStyle w:val="Ninguno"/>
            <w:sz w:val="24"/>
            <w:szCs w:val="24"/>
            <w:lang w:val="en-US"/>
          </w:rPr>
          <w:delText xml:space="preserve"> como</w:delText>
        </w:r>
      </w:del>
      <w:r>
        <w:rPr>
          <w:rStyle w:val="Ninguno"/>
          <w:sz w:val="24"/>
          <w:szCs w:val="24"/>
          <w:lang w:val="en-US"/>
        </w:rPr>
        <w:t xml:space="preserve"> herramienta estadística para </w:t>
      </w:r>
      <w:ins w:id="143" w:author="Unknown Author" w:date="2018-01-09T15:34:00Z">
        <w:r>
          <w:rPr>
            <w:rStyle w:val="Ninguno"/>
            <w:sz w:val="24"/>
            <w:szCs w:val="24"/>
            <w:lang w:val="en-US"/>
          </w:rPr>
          <w:t xml:space="preserve">llevar a cabo una </w:t>
        </w:r>
      </w:ins>
      <w:r>
        <w:rPr>
          <w:rStyle w:val="Ninguno"/>
          <w:sz w:val="24"/>
          <w:szCs w:val="24"/>
          <w:lang w:val="en-US"/>
        </w:rPr>
        <w:t>compara</w:t>
      </w:r>
      <w:ins w:id="144" w:author="Unknown Author" w:date="2018-01-09T15:34:00Z">
        <w:r>
          <w:rPr>
            <w:rStyle w:val="Ninguno"/>
            <w:sz w:val="24"/>
            <w:szCs w:val="24"/>
            <w:lang w:val="en-US"/>
          </w:rPr>
          <w:t>ción</w:t>
        </w:r>
      </w:ins>
      <w:del w:id="145" w:author="Unknown Author" w:date="2018-01-09T15:34:00Z">
        <w:r>
          <w:rPr>
            <w:rStyle w:val="Ninguno"/>
            <w:sz w:val="24"/>
            <w:szCs w:val="24"/>
            <w:lang w:val="en-US"/>
          </w:rPr>
          <w:delText>r</w:delText>
        </w:r>
      </w:del>
      <w:r>
        <w:rPr>
          <w:rStyle w:val="Ninguno"/>
          <w:sz w:val="24"/>
          <w:szCs w:val="24"/>
          <w:lang w:val="en-US"/>
        </w:rPr>
        <w:t xml:space="preserve"> </w:t>
      </w:r>
      <w:ins w:id="146" w:author="Unknown Author" w:date="2018-01-09T15:34:00Z">
        <w:r>
          <w:rPr>
            <w:rStyle w:val="Ninguno"/>
            <w:sz w:val="24"/>
            <w:szCs w:val="24"/>
            <w:lang w:val="en-US"/>
          </w:rPr>
          <w:t xml:space="preserve">sistemática de cada </w:t>
        </w:r>
      </w:ins>
      <w:r>
        <w:rPr>
          <w:rStyle w:val="Ninguno"/>
          <w:sz w:val="24"/>
          <w:szCs w:val="24"/>
          <w:lang w:val="en-US"/>
        </w:rPr>
        <w:t>mapa</w:t>
      </w:r>
      <w:ins w:id="147" w:author="Unknown Author" w:date="2018-01-09T15:34:00Z">
        <w:r>
          <w:rPr>
            <w:rStyle w:val="Ninguno"/>
            <w:sz w:val="24"/>
            <w:szCs w:val="24"/>
            <w:lang w:val="en-US"/>
          </w:rPr>
          <w:t xml:space="preserve"> </w:t>
        </w:r>
      </w:ins>
      <w:ins w:id="148" w:author="Unknown Author" w:date="2018-01-09T15:34:00Z">
        <w:r>
          <w:rPr>
            <w:rStyle w:val="Ninguno"/>
            <w:sz w:val="24"/>
            <w:szCs w:val="24"/>
            <w:lang w:val="en-US"/>
          </w:rPr>
          <w:t>nuev</w:t>
        </w:r>
      </w:ins>
      <w:ins w:id="149" w:author="Unknown Author" w:date="2018-01-09T15:35:00Z">
        <w:r>
          <w:rPr>
            <w:rStyle w:val="Ninguno"/>
            <w:sz w:val="24"/>
            <w:szCs w:val="24"/>
            <w:lang w:val="en-US"/>
          </w:rPr>
          <w:t xml:space="preserve">o con </w:t>
        </w:r>
      </w:ins>
      <w:r>
        <w:rPr>
          <w:rStyle w:val="Ninguno"/>
          <w:sz w:val="24"/>
          <w:szCs w:val="24"/>
          <w:lang w:val="en-US"/>
        </w:rPr>
        <w:t>s</w:t>
      </w:r>
      <w:ins w:id="150" w:author="Unknown Author" w:date="2018-01-09T15:35:00Z">
        <w:r>
          <w:rPr>
            <w:rStyle w:val="Ninguno"/>
            <w:sz w:val="24"/>
            <w:szCs w:val="24"/>
            <w:lang w:val="en-US"/>
          </w:rPr>
          <w:t>u antecesor</w:t>
        </w:r>
      </w:ins>
      <w:r>
        <w:rPr>
          <w:rStyle w:val="Ninguno"/>
          <w:sz w:val="24"/>
          <w:szCs w:val="24"/>
          <w:lang w:val="en-US"/>
        </w:rPr>
        <w:t>. E</w:t>
      </w:r>
      <w:del w:id="151" w:author="Unknown Author" w:date="2018-01-09T15:35:00Z">
        <w:r>
          <w:rPr>
            <w:rStyle w:val="Ninguno"/>
            <w:sz w:val="24"/>
            <w:szCs w:val="24"/>
            <w:lang w:val="en-US"/>
          </w:rPr>
          <w:delText>ste</w:delText>
        </w:r>
      </w:del>
      <w:ins w:id="152" w:author="Unknown Author" w:date="2018-01-09T15:35:00Z">
        <w:r>
          <w:rPr>
            <w:rStyle w:val="Ninguno"/>
            <w:sz w:val="24"/>
            <w:szCs w:val="24"/>
            <w:lang w:val="en-US"/>
          </w:rPr>
          <w:t>l</w:t>
        </w:r>
      </w:ins>
      <w:r>
        <w:rPr>
          <w:rStyle w:val="Ninguno"/>
          <w:sz w:val="24"/>
          <w:szCs w:val="24"/>
          <w:lang w:val="en-US"/>
        </w:rPr>
        <w:t xml:space="preserve"> estadístico </w:t>
      </w:r>
      <w:del w:id="153" w:author="Unknown Author" w:date="2018-01-09T15:35:00Z">
        <w:r>
          <w:rPr>
            <w:rStyle w:val="Ninguno"/>
            <w:sz w:val="24"/>
            <w:szCs w:val="24"/>
            <w:lang w:val="en-US"/>
          </w:rPr>
          <w:delText xml:space="preserve">permite </w:delText>
        </w:r>
      </w:del>
      <w:r>
        <w:rPr>
          <w:rStyle w:val="Ninguno"/>
          <w:sz w:val="24"/>
          <w:szCs w:val="24"/>
          <w:lang w:val="en-US"/>
        </w:rPr>
        <w:t>cuantifica</w:t>
      </w:r>
      <w:del w:id="154" w:author="Unknown Author" w:date="2018-01-09T15:35:00Z">
        <w:r>
          <w:rPr>
            <w:rStyle w:val="Ninguno"/>
            <w:sz w:val="24"/>
            <w:szCs w:val="24"/>
            <w:lang w:val="en-US"/>
          </w:rPr>
          <w:delText>r</w:delText>
        </w:r>
      </w:del>
      <w:r>
        <w:rPr>
          <w:rStyle w:val="Ninguno"/>
          <w:sz w:val="24"/>
          <w:szCs w:val="24"/>
          <w:lang w:val="en-US"/>
        </w:rPr>
        <w:t xml:space="preserve"> qué tanto cambi</w:t>
      </w:r>
      <w:ins w:id="155" w:author="Unknown Author" w:date="2018-01-09T15:35:00Z">
        <w:r>
          <w:rPr>
            <w:rStyle w:val="Ninguno"/>
            <w:sz w:val="24"/>
            <w:szCs w:val="24"/>
            <w:lang w:val="en-US"/>
          </w:rPr>
          <w:t xml:space="preserve">ó cada </w:t>
        </w:r>
      </w:ins>
      <w:del w:id="156" w:author="Unknown Author" w:date="2018-01-09T15:35:00Z">
        <w:r>
          <w:rPr>
            <w:rStyle w:val="Ninguno"/>
            <w:sz w:val="24"/>
            <w:szCs w:val="24"/>
            <w:lang w:val="en-US"/>
          </w:rPr>
          <w:delText xml:space="preserve">aron los </w:delText>
        </w:r>
      </w:del>
      <w:r>
        <w:rPr>
          <w:rStyle w:val="Ninguno"/>
          <w:sz w:val="24"/>
          <w:szCs w:val="24"/>
          <w:lang w:val="en-US"/>
        </w:rPr>
        <w:t xml:space="preserve">distritos </w:t>
      </w:r>
      <w:ins w:id="157" w:author="Unknown Author" w:date="2018-01-09T15:35:00Z">
        <w:r>
          <w:rPr>
            <w:rStyle w:val="Ninguno"/>
            <w:sz w:val="24"/>
            <w:szCs w:val="24"/>
            <w:lang w:val="en-US"/>
          </w:rPr>
          <w:t>en relaci</w:t>
        </w:r>
      </w:ins>
      <w:ins w:id="158" w:author="Unknown Author" w:date="2018-01-09T15:36:00Z">
        <w:r>
          <w:rPr>
            <w:rStyle w:val="Ninguno"/>
            <w:sz w:val="24"/>
            <w:szCs w:val="24"/>
            <w:lang w:val="en-US"/>
          </w:rPr>
          <w:t xml:space="preserve">ón al que suplanta en el </w:t>
        </w:r>
      </w:ins>
      <w:del w:id="159" w:author="Unknown Author" w:date="2018-01-09T15:36:00Z">
        <w:r>
          <w:rPr>
            <w:rStyle w:val="Ninguno"/>
            <w:sz w:val="24"/>
            <w:szCs w:val="24"/>
            <w:lang w:val="en-US"/>
          </w:rPr>
          <w:delText xml:space="preserve">comparando el </w:delText>
        </w:r>
      </w:del>
      <w:r>
        <w:rPr>
          <w:rStyle w:val="Ninguno"/>
          <w:sz w:val="24"/>
          <w:szCs w:val="24"/>
          <w:lang w:val="en-US"/>
        </w:rPr>
        <w:t>mapa</w:t>
      </w:r>
      <w:del w:id="160" w:author="Unknown Author" w:date="2018-01-09T15:36:00Z">
        <w:r>
          <w:rPr>
            <w:rStyle w:val="Ninguno"/>
            <w:sz w:val="24"/>
            <w:szCs w:val="24"/>
            <w:lang w:val="en-US"/>
          </w:rPr>
          <w:delText xml:space="preserve"> viejo y el mapa nuevo de un estado</w:delText>
        </w:r>
      </w:del>
      <w:r>
        <w:rPr>
          <w:rStyle w:val="Ninguno"/>
          <w:sz w:val="24"/>
          <w:szCs w:val="24"/>
          <w:lang w:val="en-US"/>
        </w:rPr>
        <w:t xml:space="preserve">. </w:t>
      </w:r>
      <w:del w:id="161" w:author="Unknown Author" w:date="2018-01-09T15:37:00Z">
        <w:r>
          <w:rPr>
            <w:rStyle w:val="Ninguno"/>
            <w:sz w:val="24"/>
            <w:szCs w:val="24"/>
            <w:lang w:val="en-US"/>
          </w:rPr>
          <w:delText xml:space="preserve">Cada distrito nuevo obtiene un valor proporcional al grado de similitud que el distrito en cuestión guarda con el mapa viejo. </w:delText>
        </w:r>
      </w:del>
    </w:p>
    <w:p>
      <w:pPr>
        <w:pStyle w:val="CuerpoA"/>
        <w:shd w:val="clear" w:color="auto" w:fill="FFFFFF"/>
        <w:spacing w:lineRule="auto" w:line="480"/>
        <w:jc w:val="both"/>
        <w:rPr/>
      </w:pPr>
      <w:r>
        <w:rPr>
          <w:rStyle w:val="Ninguno"/>
          <w:sz w:val="24"/>
          <w:szCs w:val="24"/>
          <w:lang w:val="en-US"/>
        </w:rPr>
        <w:t xml:space="preserve">Para obtener el índice, sobreponemos los mapas viejo y nuevo en aras de identificar al "padre" de cada distrito. El padre es aquel distrito del mapa viejo que más secciones electorales contribuyó en la integración del distrito nuevo (o "hijo"). El índice DSI del distrito i se obtiene mediante la siguiente fórmula: </w:t>
      </w:r>
    </w:p>
    <w:p>
      <w:pPr>
        <w:pStyle w:val="CuerpoA"/>
        <w:shd w:val="clear" w:color="auto" w:fill="FFFFFF"/>
        <w:spacing w:lineRule="auto" w:line="480"/>
        <w:jc w:val="center"/>
        <w:rPr/>
      </w:pPr>
      <w:r>
        <w:rPr>
          <w:rStyle w:val="Ninguno"/>
          <w:sz w:val="24"/>
          <w:szCs w:val="24"/>
          <w:lang w:val="en-US"/>
        </w:rPr>
        <w:t xml:space="preserve">DSI_i = C/(P+H-C) </w:t>
      </w:r>
    </w:p>
    <w:p>
      <w:pPr>
        <w:pStyle w:val="CuerpoA"/>
        <w:shd w:val="clear" w:color="auto" w:fill="FFFFFF"/>
        <w:spacing w:lineRule="auto" w:line="480"/>
        <w:jc w:val="both"/>
        <w:rPr/>
      </w:pPr>
      <w:r>
        <w:drawing>
          <wp:anchor behindDoc="0" distT="152400" distB="152400" distL="152400" distR="152400" simplePos="0" locked="0" layoutInCell="1" allowOverlap="1" relativeHeight="4">
            <wp:simplePos x="0" y="0"/>
            <wp:positionH relativeFrom="page">
              <wp:posOffset>908050</wp:posOffset>
            </wp:positionH>
            <wp:positionV relativeFrom="line">
              <wp:posOffset>447040</wp:posOffset>
            </wp:positionV>
            <wp:extent cx="3176270" cy="3176270"/>
            <wp:effectExtent l="0" t="0" r="0" b="0"/>
            <wp:wrapTight wrapText="bothSides">
              <wp:wrapPolygon edited="0">
                <wp:start x="-45" y="0"/>
                <wp:lineTo x="21600" y="0"/>
                <wp:lineTo x="21600" y="21555"/>
                <wp:lineTo x="-45" y="21555"/>
                <wp:lineTo x="-45" y="0"/>
              </wp:wrapPolygon>
            </wp:wrapTight>
            <wp:docPr id="1" name="officeArt object" descr="bc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descr="bc6-2.png"/>
                    <pic:cNvPicPr>
                      <a:picLocks noChangeAspect="1" noChangeArrowheads="1"/>
                    </pic:cNvPicPr>
                  </pic:nvPicPr>
                  <pic:blipFill>
                    <a:blip r:embed="rId2"/>
                    <a:stretch>
                      <a:fillRect/>
                    </a:stretch>
                  </pic:blipFill>
                  <pic:spPr bwMode="auto">
                    <a:xfrm>
                      <a:off x="0" y="0"/>
                      <a:ext cx="3176270" cy="3176270"/>
                    </a:xfrm>
                    <a:prstGeom prst="rect">
                      <a:avLst/>
                    </a:prstGeom>
                  </pic:spPr>
                </pic:pic>
              </a:graphicData>
            </a:graphic>
          </wp:anchor>
        </w:drawing>
      </w:r>
      <w:r>
        <w:rPr>
          <w:rStyle w:val="Ninguno"/>
          <w:sz w:val="24"/>
          <w:szCs w:val="24"/>
          <w:lang w:val="en-US"/>
        </w:rPr>
        <w:t>d</w:t>
      </w:r>
      <w:r>
        <w:rPr>
          <w:rStyle w:val="Ninguno"/>
          <w:sz w:val="24"/>
          <w:szCs w:val="24"/>
          <w:lang w:val="en-US"/>
        </w:rPr>
        <w:t>onde C es el número de secciones electorales que comparten ambos distritos, P es el número de secciones del distrito padre y H es el número de secciones del distrito hijo. Se trata de una adaptación del índice de los autores citados, ya que lo calculamos a partir de la proporción de las secciones electorales comunes entre los distritos padre e hijo, a diferencia de la versión original donde se considera la población común entre los distritos.</w:t>
      </w:r>
      <w:r>
        <w:rPr>
          <w:rStyle w:val="Ninguno"/>
          <w:rStyle w:val="FootnoteAnchor"/>
          <w:sz w:val="24"/>
          <w:szCs w:val="24"/>
          <w:lang w:val="en-US"/>
        </w:rPr>
        <w:footnoteReference w:id="2"/>
      </w:r>
      <w:r>
        <w:rPr>
          <w:rStyle w:val="Ninguno"/>
          <w:sz w:val="24"/>
          <w:szCs w:val="24"/>
          <w:lang w:val="en-US"/>
        </w:rPr>
        <w:t xml:space="preserve"> </w:t>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rStyle w:val="Ninguno"/>
          <w:sz w:val="24"/>
          <w:szCs w:val="24"/>
          <w:lang w:val="en-US"/>
        </w:rPr>
        <w:t xml:space="preserve">La interpretación del índice DSI es simple. Toma el valor máximo de 1 cuando el distrito hijo comparte la totalidad de las secciones que integraban al distrito padre y nada más---P = H = C---es decir, padre e hijo son distritos idénticos. Un total de XXX distritos tienen un DSI = 1. El valor del índice es menor al reducirse la similitud entre padre e hijo. El valor mínimo de 0 indicaría que hay nula similitud entre distrito padre e hijo (C=0). Por construcción, este mínimo nunca se alcanza.  Para ilustrar, se observa en el Diagrama 1 que el distrito 6 de Baja California, con cabecera en Tecate, tiene un DSI = 0.111. Este distrito comparte 11.1 por ciento de secciones, en la parte oeste, con su padre. La línea negra gruesa representa la deliminación del distrito 6, mientras que la roja gruesa indica el límite del padre (ésta incluso se sale del rango geográfico del mapa). El distrito hijo está formado primordialmente por secciones ajenas al padre. </w:t>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rStyle w:val="Ninguno"/>
          <w:sz w:val="24"/>
          <w:szCs w:val="24"/>
          <w:lang w:val="en-US"/>
        </w:rPr>
        <w:t>La información de los distritos padres se obtuvo a partir de los últimos mapas electorales utilizados en la elección al congreso local previa a la redistritación hecha por el actor nacional a partir de 2014. Usamos el reporte de votos a nivel casilla para determinar a qué distrito solía pertenecer cada sección electoral del estado. Las secciones que integran los distritos nuevos se obtuvo de los mapas generados y aprobados por el Consejo General del INE.</w:t>
      </w:r>
    </w:p>
    <w:p>
      <w:pPr>
        <w:pStyle w:val="CuerpoA"/>
        <w:shd w:val="clear" w:color="auto" w:fill="FFFFFF"/>
        <w:spacing w:lineRule="auto" w:line="480"/>
        <w:jc w:val="both"/>
        <w:rPr>
          <w:rStyle w:val="Ninguno"/>
          <w:sz w:val="24"/>
          <w:szCs w:val="24"/>
        </w:rPr>
      </w:pPr>
      <w:r>
        <w:rPr>
          <w:rStyle w:val="Ninguno"/>
          <w:sz w:val="24"/>
          <w:szCs w:val="24"/>
          <w:lang w:val="en-US"/>
        </w:rPr>
        <w:t xml:space="preserve">Obtuvimos los estadísticos descriptivos del DSI para la redistritación local. </w:t>
      </w:r>
    </w:p>
    <w:tbl>
      <w:tblPr>
        <w:tblW w:w="9021" w:type="dxa"/>
        <w:jc w:val="left"/>
        <w:tblInd w:w="291"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80" w:type="dxa"/>
          <w:left w:w="70" w:type="dxa"/>
          <w:bottom w:w="80" w:type="dxa"/>
          <w:right w:w="80" w:type="dxa"/>
        </w:tblCellMar>
      </w:tblPr>
      <w:tblGrid>
        <w:gridCol w:w="1503"/>
        <w:gridCol w:w="1503"/>
        <w:gridCol w:w="1504"/>
        <w:gridCol w:w="1504"/>
        <w:gridCol w:w="1505"/>
        <w:gridCol w:w="1501"/>
      </w:tblGrid>
      <w:tr>
        <w:trPr>
          <w:trHeight w:val="332" w:hRule="atLeast"/>
        </w:trPr>
        <w:tc>
          <w:tcPr>
            <w:tcW w:w="150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0" w:type="dxa"/>
            </w:tcMar>
          </w:tcPr>
          <w:p>
            <w:pPr>
              <w:pStyle w:val="CuerpoA"/>
              <w:shd w:val="clear" w:color="auto" w:fill="FFFFFF"/>
              <w:spacing w:lineRule="auto" w:line="480"/>
              <w:jc w:val="both"/>
              <w:rPr/>
            </w:pPr>
            <w:r>
              <w:rPr>
                <w:rStyle w:val="Ninguno"/>
                <w:sz w:val="24"/>
                <w:szCs w:val="24"/>
                <w:lang w:val="en-US"/>
              </w:rPr>
              <w:t>Min</w:t>
            </w:r>
          </w:p>
        </w:tc>
        <w:tc>
          <w:tcPr>
            <w:tcW w:w="150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0" w:type="dxa"/>
            </w:tcMar>
          </w:tcPr>
          <w:p>
            <w:pPr>
              <w:pStyle w:val="CuerpoA"/>
              <w:shd w:val="clear" w:color="auto" w:fill="FFFFFF"/>
              <w:spacing w:lineRule="auto" w:line="480"/>
              <w:jc w:val="both"/>
              <w:rPr/>
            </w:pPr>
            <w:r>
              <w:rPr>
                <w:rStyle w:val="Ninguno"/>
                <w:sz w:val="24"/>
                <w:szCs w:val="24"/>
                <w:lang w:val="en-US"/>
              </w:rPr>
              <w:t>1st. Qu.</w:t>
            </w:r>
          </w:p>
        </w:tc>
        <w:tc>
          <w:tcPr>
            <w:tcW w:w="15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0" w:type="dxa"/>
            </w:tcMar>
          </w:tcPr>
          <w:p>
            <w:pPr>
              <w:pStyle w:val="CuerpoA"/>
              <w:shd w:val="clear" w:color="auto" w:fill="FFFFFF"/>
              <w:spacing w:lineRule="auto" w:line="480"/>
              <w:jc w:val="both"/>
              <w:rPr/>
            </w:pPr>
            <w:r>
              <w:rPr>
                <w:rStyle w:val="Ninguno"/>
                <w:sz w:val="24"/>
                <w:szCs w:val="24"/>
                <w:lang w:val="en-US"/>
              </w:rPr>
              <w:t>Median</w:t>
            </w:r>
          </w:p>
        </w:tc>
        <w:tc>
          <w:tcPr>
            <w:tcW w:w="15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0" w:type="dxa"/>
            </w:tcMar>
          </w:tcPr>
          <w:p>
            <w:pPr>
              <w:pStyle w:val="CuerpoA"/>
              <w:shd w:val="clear" w:color="auto" w:fill="FFFFFF"/>
              <w:spacing w:lineRule="auto" w:line="480"/>
              <w:jc w:val="both"/>
              <w:rPr/>
            </w:pPr>
            <w:r>
              <w:rPr>
                <w:rStyle w:val="Ninguno"/>
                <w:sz w:val="24"/>
                <w:szCs w:val="24"/>
                <w:lang w:val="en-US"/>
              </w:rPr>
              <w:t>Mean</w:t>
            </w:r>
          </w:p>
        </w:tc>
        <w:tc>
          <w:tcPr>
            <w:tcW w:w="15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0" w:type="dxa"/>
            </w:tcMar>
          </w:tcPr>
          <w:p>
            <w:pPr>
              <w:pStyle w:val="CuerpoA"/>
              <w:shd w:val="clear" w:color="auto" w:fill="FFFFFF"/>
              <w:spacing w:lineRule="auto" w:line="480"/>
              <w:jc w:val="both"/>
              <w:rPr/>
            </w:pPr>
            <w:r>
              <w:rPr>
                <w:rStyle w:val="Ninguno"/>
                <w:sz w:val="24"/>
                <w:szCs w:val="24"/>
                <w:lang w:val="en-US"/>
              </w:rPr>
              <w:t>3rd. Qu</w:t>
            </w:r>
          </w:p>
        </w:tc>
        <w:tc>
          <w:tcPr>
            <w:tcW w:w="15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0" w:type="dxa"/>
            </w:tcMar>
          </w:tcPr>
          <w:p>
            <w:pPr>
              <w:pStyle w:val="CuerpoA"/>
              <w:shd w:val="clear" w:color="auto" w:fill="FFFFFF"/>
              <w:spacing w:lineRule="auto" w:line="480"/>
              <w:jc w:val="both"/>
              <w:rPr/>
            </w:pPr>
            <w:r>
              <w:rPr>
                <w:rStyle w:val="Ninguno"/>
                <w:sz w:val="24"/>
                <w:szCs w:val="24"/>
                <w:lang w:val="en-US"/>
              </w:rPr>
              <w:t>Max</w:t>
            </w:r>
          </w:p>
        </w:tc>
      </w:tr>
      <w:tr>
        <w:trPr>
          <w:trHeight w:val="332" w:hRule="atLeast"/>
        </w:trPr>
        <w:tc>
          <w:tcPr>
            <w:tcW w:w="150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0" w:type="dxa"/>
            </w:tcMar>
          </w:tcPr>
          <w:p>
            <w:pPr>
              <w:pStyle w:val="CuerpoA"/>
              <w:shd w:val="clear" w:color="auto" w:fill="FFFFFF"/>
              <w:spacing w:lineRule="auto" w:line="480"/>
              <w:jc w:val="both"/>
              <w:rPr/>
            </w:pPr>
            <w:r>
              <w:rPr>
                <w:rStyle w:val="Ninguno"/>
                <w:sz w:val="24"/>
                <w:szCs w:val="24"/>
                <w:lang w:val="en-US"/>
              </w:rPr>
              <w:t>0.0790</w:t>
            </w:r>
          </w:p>
        </w:tc>
        <w:tc>
          <w:tcPr>
            <w:tcW w:w="150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0" w:type="dxa"/>
            </w:tcMar>
          </w:tcPr>
          <w:p>
            <w:pPr>
              <w:pStyle w:val="CuerpoA"/>
              <w:shd w:val="clear" w:color="auto" w:fill="FFFFFF"/>
              <w:spacing w:lineRule="auto" w:line="480"/>
              <w:jc w:val="both"/>
              <w:rPr/>
            </w:pPr>
            <w:r>
              <w:rPr>
                <w:rStyle w:val="Ninguno"/>
                <w:sz w:val="24"/>
                <w:szCs w:val="24"/>
                <w:lang w:val="en-US"/>
              </w:rPr>
              <w:t>0.3650</w:t>
            </w:r>
          </w:p>
        </w:tc>
        <w:tc>
          <w:tcPr>
            <w:tcW w:w="15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0" w:type="dxa"/>
            </w:tcMar>
          </w:tcPr>
          <w:p>
            <w:pPr>
              <w:pStyle w:val="CuerpoA"/>
              <w:shd w:val="clear" w:color="auto" w:fill="FFFFFF"/>
              <w:spacing w:lineRule="auto" w:line="480"/>
              <w:jc w:val="both"/>
              <w:rPr/>
            </w:pPr>
            <w:r>
              <w:rPr>
                <w:rStyle w:val="Ninguno"/>
                <w:sz w:val="24"/>
                <w:szCs w:val="24"/>
                <w:lang w:val="en-US"/>
              </w:rPr>
              <w:t>0.5200</w:t>
            </w:r>
          </w:p>
        </w:tc>
        <w:tc>
          <w:tcPr>
            <w:tcW w:w="15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0" w:type="dxa"/>
            </w:tcMar>
          </w:tcPr>
          <w:p>
            <w:pPr>
              <w:pStyle w:val="CuerpoA"/>
              <w:shd w:val="clear" w:color="auto" w:fill="FFFFFF"/>
              <w:spacing w:lineRule="auto" w:line="480"/>
              <w:jc w:val="both"/>
              <w:rPr/>
            </w:pPr>
            <w:r>
              <w:rPr>
                <w:rStyle w:val="Ninguno"/>
                <w:sz w:val="24"/>
                <w:szCs w:val="24"/>
                <w:lang w:val="en-US"/>
              </w:rPr>
              <w:t>0.5431</w:t>
            </w:r>
          </w:p>
        </w:tc>
        <w:tc>
          <w:tcPr>
            <w:tcW w:w="15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0" w:type="dxa"/>
            </w:tcMar>
          </w:tcPr>
          <w:p>
            <w:pPr>
              <w:pStyle w:val="CuerpoA"/>
              <w:shd w:val="clear" w:color="auto" w:fill="FFFFFF"/>
              <w:spacing w:lineRule="auto" w:line="480"/>
              <w:jc w:val="both"/>
              <w:rPr/>
            </w:pPr>
            <w:r>
              <w:rPr>
                <w:rStyle w:val="Ninguno"/>
                <w:sz w:val="24"/>
                <w:szCs w:val="24"/>
                <w:lang w:val="en-US"/>
              </w:rPr>
              <w:t>0.6980</w:t>
            </w:r>
          </w:p>
        </w:tc>
        <w:tc>
          <w:tcPr>
            <w:tcW w:w="15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70" w:type="dxa"/>
            </w:tcMar>
          </w:tcPr>
          <w:p>
            <w:pPr>
              <w:pStyle w:val="CuerpoA"/>
              <w:shd w:val="clear" w:color="auto" w:fill="FFFFFF"/>
              <w:spacing w:lineRule="auto" w:line="480"/>
              <w:jc w:val="both"/>
              <w:rPr/>
            </w:pPr>
            <w:r>
              <w:rPr>
                <w:rStyle w:val="Ninguno"/>
                <w:sz w:val="24"/>
                <w:szCs w:val="24"/>
                <w:lang w:val="en-US"/>
              </w:rPr>
              <w:t>1.00</w:t>
            </w:r>
          </w:p>
        </w:tc>
      </w:tr>
    </w:tbl>
    <w:p>
      <w:pPr>
        <w:pStyle w:val="CuerpoA"/>
        <w:widowControl w:val="false"/>
        <w:shd w:val="clear" w:color="auto" w:fill="FFFFFF"/>
        <w:spacing w:lineRule="auto" w:line="240"/>
        <w:ind w:left="221" w:right="0" w:hanging="221"/>
        <w:rPr>
          <w:rStyle w:val="Ninguno"/>
          <w:sz w:val="24"/>
          <w:szCs w:val="24"/>
        </w:rPr>
      </w:pPr>
      <w:r>
        <w:rPr>
          <w:sz w:val="24"/>
          <w:szCs w:val="24"/>
        </w:rPr>
      </w:r>
    </w:p>
    <w:p>
      <w:pPr>
        <w:pStyle w:val="CuerpoA"/>
        <w:widowControl w:val="false"/>
        <w:shd w:val="clear" w:color="auto" w:fill="FFFFFF"/>
        <w:spacing w:lineRule="auto" w:line="240"/>
        <w:ind w:left="113" w:right="0" w:hanging="113"/>
        <w:rPr>
          <w:rStyle w:val="NingunoA"/>
          <w:sz w:val="24"/>
          <w:szCs w:val="24"/>
        </w:rPr>
      </w:pPr>
      <w:r>
        <w:rPr>
          <w:sz w:val="24"/>
          <w:szCs w:val="24"/>
        </w:rPr>
      </w:r>
    </w:p>
    <w:p>
      <w:pPr>
        <w:pStyle w:val="CuerpoA"/>
        <w:widowControl w:val="false"/>
        <w:shd w:val="clear" w:color="auto" w:fill="FFFFFF"/>
        <w:spacing w:lineRule="auto" w:line="240"/>
        <w:ind w:left="5" w:right="0" w:hanging="5"/>
        <w:rPr>
          <w:sz w:val="24"/>
          <w:szCs w:val="24"/>
        </w:rPr>
      </w:pPr>
      <w:r>
        <w:rPr>
          <w:sz w:val="24"/>
          <w:szCs w:val="24"/>
        </w:rPr>
      </w:r>
    </w:p>
    <w:p>
      <w:pPr>
        <w:pStyle w:val="CuerpoA"/>
        <w:widowControl w:val="false"/>
        <w:shd w:val="clear" w:color="auto" w:fill="FFFFFF"/>
        <w:spacing w:lineRule="auto" w:line="240"/>
        <w:ind w:left="217" w:right="0" w:hanging="217"/>
        <w:rPr>
          <w:sz w:val="24"/>
          <w:szCs w:val="24"/>
        </w:rPr>
      </w:pPr>
      <w:r>
        <w:rPr>
          <w:sz w:val="24"/>
          <w:szCs w:val="24"/>
        </w:rPr>
      </w:r>
    </w:p>
    <w:p>
      <w:pPr>
        <w:pStyle w:val="CuerpoA"/>
        <w:widowControl w:val="false"/>
        <w:shd w:val="clear" w:color="auto" w:fill="FFFFFF"/>
        <w:spacing w:lineRule="auto" w:line="480"/>
        <w:ind w:left="109" w:right="0" w:hanging="109"/>
        <w:rPr>
          <w:sz w:val="24"/>
          <w:szCs w:val="24"/>
        </w:rPr>
      </w:pPr>
      <w:r>
        <w:rPr>
          <w:sz w:val="24"/>
          <w:szCs w:val="24"/>
        </w:rPr>
      </w:r>
    </w:p>
    <w:p>
      <w:pPr>
        <w:pStyle w:val="CuerpoA"/>
        <w:widowControl w:val="false"/>
        <w:shd w:val="clear" w:color="auto" w:fill="FFFFFF"/>
        <w:spacing w:lineRule="auto" w:line="480"/>
        <w:ind w:left="1" w:right="0" w:hanging="1"/>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rStyle w:val="Ninguno"/>
          <w:sz w:val="24"/>
          <w:szCs w:val="24"/>
          <w:lang w:val="en-US"/>
        </w:rPr>
        <w:t>Tabla 1: Descriptivos del DSI</w:t>
      </w:r>
    </w:p>
    <w:p>
      <w:pPr>
        <w:pStyle w:val="CuerpoA"/>
        <w:shd w:val="clear" w:color="auto" w:fill="FFFFFF"/>
        <w:spacing w:lineRule="auto" w:line="480"/>
        <w:jc w:val="both"/>
        <w:rPr/>
      </w:pPr>
      <w:r>
        <w:rPr>
          <w:rStyle w:val="Ninguno"/>
          <w:sz w:val="24"/>
          <w:szCs w:val="24"/>
          <w:lang w:val="en-US"/>
        </w:rPr>
        <w:t xml:space="preserve">Podemos observar que el distrito más disímil con su padre es en # de ESTADO (cabecera en XXX) y tiene un DSI de apenas 0.079: se trata de un distrito cuyas fronteras fueron casi completamente redibujadas y que comparte menos de una de cada diez secciones con su padre. Otros distritos en la cola izquierda de la distribución de DSIs son los siguientes: XXX. </w:t>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pPr>
      <w:r>
        <w:rPr>
          <w:rStyle w:val="Ninguno"/>
          <w:sz w:val="24"/>
          <w:szCs w:val="24"/>
          <w:lang w:val="en-US"/>
        </w:rPr>
        <w:t>De la misma manera, los cuartiles de la distribución se encuentra en los valores del índice de 0.3650, 0.5200 y 0.6980. La media se encuentra en 0.5431.</w:t>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drawing>
          <wp:inline distT="0" distB="0" distL="0" distR="0">
            <wp:extent cx="3512820" cy="2726690"/>
            <wp:effectExtent l="0" t="0" r="0" b="0"/>
            <wp:docPr id="2" name="Image1" descr="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image12.jpg"/>
                    <pic:cNvPicPr>
                      <a:picLocks noChangeAspect="1" noChangeArrowheads="1"/>
                    </pic:cNvPicPr>
                  </pic:nvPicPr>
                  <pic:blipFill>
                    <a:blip r:embed="rId3"/>
                    <a:stretch>
                      <a:fillRect/>
                    </a:stretch>
                  </pic:blipFill>
                  <pic:spPr bwMode="auto">
                    <a:xfrm>
                      <a:off x="0" y="0"/>
                      <a:ext cx="3512820" cy="2726690"/>
                    </a:xfrm>
                    <a:prstGeom prst="rect">
                      <a:avLst/>
                    </a:prstGeom>
                  </pic:spPr>
                </pic:pic>
              </a:graphicData>
            </a:graphic>
          </wp:inline>
        </w:drawing>
      </w:r>
    </w:p>
    <w:p>
      <w:pPr>
        <w:pStyle w:val="CuerpoA"/>
        <w:shd w:val="clear" w:color="auto" w:fill="FFFFFF"/>
        <w:spacing w:lineRule="auto" w:line="480"/>
        <w:jc w:val="both"/>
        <w:rPr>
          <w:rStyle w:val="Ninguno"/>
          <w:sz w:val="24"/>
          <w:szCs w:val="24"/>
        </w:rPr>
      </w:pPr>
      <w:r>
        <w:rPr>
          <w:rStyle w:val="Ninguno"/>
          <w:sz w:val="24"/>
          <w:szCs w:val="24"/>
          <w:lang w:val="en-US"/>
        </w:rPr>
        <w:drawing>
          <wp:anchor behindDoc="0" distT="152400" distB="152400" distL="152400" distR="152400" simplePos="0" locked="0" layoutInCell="1" allowOverlap="1" relativeHeight="5">
            <wp:simplePos x="0" y="0"/>
            <wp:positionH relativeFrom="page">
              <wp:posOffset>908050</wp:posOffset>
            </wp:positionH>
            <wp:positionV relativeFrom="line">
              <wp:posOffset>347345</wp:posOffset>
            </wp:positionV>
            <wp:extent cx="5727700" cy="4458335"/>
            <wp:effectExtent l="0" t="0" r="0" b="0"/>
            <wp:wrapTopAndBottom/>
            <wp:docPr id="3" name="Image2" descr="histogram+norm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histogram+normal.jpeg"/>
                    <pic:cNvPicPr>
                      <a:picLocks noChangeAspect="1" noChangeArrowheads="1"/>
                    </pic:cNvPicPr>
                  </pic:nvPicPr>
                  <pic:blipFill>
                    <a:blip r:embed="rId4"/>
                    <a:stretch>
                      <a:fillRect/>
                    </a:stretch>
                  </pic:blipFill>
                  <pic:spPr bwMode="auto">
                    <a:xfrm>
                      <a:off x="0" y="0"/>
                      <a:ext cx="5727700" cy="4458335"/>
                    </a:xfrm>
                    <a:prstGeom prst="rect">
                      <a:avLst/>
                    </a:prstGeom>
                  </pic:spPr>
                </pic:pic>
              </a:graphicData>
            </a:graphic>
          </wp:anchor>
        </w:drawing>
      </w:r>
      <w:r>
        <w:rPr>
          <w:rStyle w:val="Ninguno"/>
          <w:sz w:val="24"/>
          <w:szCs w:val="24"/>
          <w:lang w:val="en-US"/>
        </w:rPr>
        <w:t>Gráfica 1: Distribución por cuartil del DSI.</w:t>
      </w:r>
    </w:p>
    <w:p>
      <w:pPr>
        <w:pStyle w:val="CuerpoA"/>
        <w:shd w:val="clear" w:color="auto" w:fill="FFFFFF"/>
        <w:spacing w:lineRule="auto" w:line="480"/>
        <w:jc w:val="both"/>
        <w:rPr>
          <w:rStyle w:val="NingunoA"/>
          <w:sz w:val="24"/>
          <w:szCs w:val="24"/>
        </w:rPr>
      </w:pPr>
      <w:r>
        <w:rPr>
          <w:sz w:val="24"/>
          <w:szCs w:val="24"/>
        </w:rPr>
      </w:r>
    </w:p>
    <w:p>
      <w:pPr>
        <w:pStyle w:val="CuerpoA"/>
        <w:shd w:val="clear" w:color="auto" w:fill="FFFFFF"/>
        <w:spacing w:lineRule="auto" w:line="480"/>
        <w:jc w:val="both"/>
        <w:rPr/>
      </w:pPr>
      <w:r>
        <w:rPr>
          <w:rStyle w:val="Ninguno"/>
          <w:sz w:val="24"/>
          <w:szCs w:val="24"/>
          <w:lang w:val="en-US"/>
        </w:rPr>
        <w:t>Gráfica 2: Histograma del DSI</w:t>
      </w:r>
      <w:r>
        <w:rPr>
          <w:rStyle w:val="Ninguno"/>
          <w:sz w:val="24"/>
          <w:szCs w:val="24"/>
          <w:lang w:val="en-US"/>
        </w:rPr>
        <w:t xml:space="preserve"> con una curva normal superpuesta.</w:t>
      </w:r>
    </w:p>
    <w:p>
      <w:pPr>
        <w:pStyle w:val="CuerpoA"/>
        <w:shd w:val="clear" w:color="auto" w:fill="FFFFFF"/>
        <w:spacing w:lineRule="auto" w:line="480"/>
        <w:jc w:val="both"/>
        <w:rPr>
          <w:rStyle w:val="Ninguno"/>
          <w:sz w:val="24"/>
          <w:szCs w:val="24"/>
        </w:rPr>
      </w:pPr>
      <w:r>
        <w:rPr>
          <w:sz w:val="24"/>
          <w:szCs w:val="24"/>
        </w:rPr>
      </w:r>
    </w:p>
    <w:p>
      <w:pPr>
        <w:pStyle w:val="CuerpoA"/>
        <w:shd w:val="clear" w:color="auto" w:fill="FFFFFF"/>
        <w:spacing w:lineRule="auto" w:line="480"/>
        <w:jc w:val="both"/>
        <w:rPr>
          <w:rStyle w:val="Ninguno"/>
          <w:sz w:val="24"/>
          <w:szCs w:val="24"/>
          <w:lang w:val="en-US"/>
        </w:rPr>
      </w:pPr>
      <w:r>
        <w:rPr>
          <w:sz w:val="24"/>
          <w:szCs w:val="24"/>
          <w:lang w:val="en-US"/>
        </w:rPr>
        <w:drawing>
          <wp:anchor behindDoc="0" distT="152400" distB="152400" distL="152400" distR="152400" simplePos="0" locked="0" layoutInCell="1" allowOverlap="1" relativeHeight="2">
            <wp:simplePos x="0" y="0"/>
            <wp:positionH relativeFrom="page">
              <wp:posOffset>915670</wp:posOffset>
            </wp:positionH>
            <wp:positionV relativeFrom="line">
              <wp:posOffset>635</wp:posOffset>
            </wp:positionV>
            <wp:extent cx="2521585" cy="2521585"/>
            <wp:effectExtent l="0" t="0" r="0" b="0"/>
            <wp:wrapTight wrapText="bothSides">
              <wp:wrapPolygon edited="0">
                <wp:start x="-45" y="0"/>
                <wp:lineTo x="21600" y="0"/>
                <wp:lineTo x="21600" y="21555"/>
                <wp:lineTo x="-45" y="21555"/>
                <wp:lineTo x="-45" y="0"/>
              </wp:wrapPolygon>
            </wp:wrapTight>
            <wp:docPr id="4" name="Image3"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image3.png"/>
                    <pic:cNvPicPr>
                      <a:picLocks noChangeAspect="1" noChangeArrowheads="1"/>
                    </pic:cNvPicPr>
                  </pic:nvPicPr>
                  <pic:blipFill>
                    <a:blip r:embed="rId5"/>
                    <a:stretch>
                      <a:fillRect/>
                    </a:stretch>
                  </pic:blipFill>
                  <pic:spPr bwMode="auto">
                    <a:xfrm>
                      <a:off x="0" y="0"/>
                      <a:ext cx="2521585" cy="2521585"/>
                    </a:xfrm>
                    <a:prstGeom prst="rect">
                      <a:avLst/>
                    </a:prstGeom>
                  </pic:spPr>
                </pic:pic>
              </a:graphicData>
            </a:graphic>
          </wp:anchor>
        </w:drawing>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pPr>
      <w:r>
        <w:rPr>
          <w:rStyle w:val="Ninguno"/>
          <w:sz w:val="24"/>
          <w:szCs w:val="24"/>
          <w:lang w:val="en-US"/>
        </w:rPr>
        <w:t>En el primer cuartil se encuentra un distrito similar al 14 de Nayarit, con cabecera en Xalisco, con DSI = 0.289. El distrito hijo cuenta con las secciones que formaban la porción sur del distrito padre, en el/los municipio/s de XXX, y perdió la parte norte, en los municipios de XXX. Esto muestra que el nuevo distrito comparte una pequeña porción del antiguo; por lo tanto, en una elección, el candidato que buscaría reelegirse solo repetiría un pequeño porcentaje de su antiguo electorado, se perdería la ventaja que implica ser incumbent -y el conocimiento dentro del distrito-, por lo que, se sugeriría que es más probable la alternancia.</w:t>
      </w:r>
    </w:p>
    <w:p>
      <w:pPr>
        <w:pStyle w:val="CuerpoA"/>
        <w:shd w:val="clear" w:color="auto" w:fill="FFFFFF"/>
        <w:spacing w:lineRule="auto" w:line="480"/>
        <w:jc w:val="both"/>
        <w:rPr>
          <w:rStyle w:val="Ninguno"/>
          <w:sz w:val="24"/>
          <w:szCs w:val="24"/>
        </w:rPr>
      </w:pPr>
      <w:r>
        <w:rPr/>
        <w:drawing>
          <wp:inline distT="0" distB="0" distL="0" distR="0">
            <wp:extent cx="2668270" cy="2614930"/>
            <wp:effectExtent l="0" t="0" r="0" b="0"/>
            <wp:docPr id="5" name="Image4"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image7.png"/>
                    <pic:cNvPicPr>
                      <a:picLocks noChangeAspect="1" noChangeArrowheads="1"/>
                    </pic:cNvPicPr>
                  </pic:nvPicPr>
                  <pic:blipFill>
                    <a:blip r:embed="rId6"/>
                    <a:srcRect l="0" t="0" r="0" b="1874"/>
                    <a:stretch>
                      <a:fillRect/>
                    </a:stretch>
                  </pic:blipFill>
                  <pic:spPr bwMode="auto">
                    <a:xfrm>
                      <a:off x="0" y="0"/>
                      <a:ext cx="2668270" cy="2614930"/>
                    </a:xfrm>
                    <a:prstGeom prst="rect">
                      <a:avLst/>
                    </a:prstGeom>
                  </pic:spPr>
                </pic:pic>
              </a:graphicData>
            </a:graphic>
          </wp:inline>
        </w:drawing>
      </w:r>
    </w:p>
    <w:p>
      <w:pPr>
        <w:pStyle w:val="CuerpoA"/>
        <w:shd w:val="clear" w:color="auto" w:fill="FFFFFF"/>
        <w:spacing w:lineRule="auto" w:line="480"/>
        <w:jc w:val="both"/>
        <w:rPr>
          <w:rStyle w:val="Ninguno"/>
          <w:sz w:val="24"/>
          <w:szCs w:val="24"/>
        </w:rPr>
      </w:pPr>
      <w:r>
        <w:rPr>
          <w:rStyle w:val="Ninguno"/>
          <w:sz w:val="24"/>
          <w:szCs w:val="24"/>
          <w:lang w:val="en-US"/>
        </w:rPr>
        <w:t>En el segundo cuartil se encuentra el distrito 7 de Nayarit con cabecera en Tepic, este nuevo distrito tiene un DSI de 0.418. Este distrito perdió parte de la ciudad capital y la parte este del padre, ganando la parte norte del distrito.  A pesar de que el porcentaje del nuevo distrito que comparte con el nuevo es mayor que en el mapa anterior, sigue siendo menos de la mitad; al igual que en el caso anterior, en una elección, el candidato que buscaría la elección solo repetiría un pequeño porcentaje de su antiguo electorado, por lo que, en este caso también se podría sugerir que es más probable la alternancia.</w:t>
      </w:r>
    </w:p>
    <w:p>
      <w:pPr>
        <w:pStyle w:val="CuerpoA"/>
        <w:shd w:val="clear" w:color="auto" w:fill="FFFFFF"/>
        <w:spacing w:lineRule="auto" w:line="480"/>
        <w:jc w:val="both"/>
        <w:rPr>
          <w:rStyle w:val="Ninguno"/>
          <w:sz w:val="24"/>
          <w:szCs w:val="24"/>
        </w:rPr>
      </w:pPr>
      <w:r>
        <w:rPr/>
        <w:drawing>
          <wp:inline distT="0" distB="0" distL="0" distR="0">
            <wp:extent cx="2548255" cy="2548255"/>
            <wp:effectExtent l="0" t="0" r="0" b="0"/>
            <wp:docPr id="6" name="Image5"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image8.png"/>
                    <pic:cNvPicPr>
                      <a:picLocks noChangeAspect="1" noChangeArrowheads="1"/>
                    </pic:cNvPicPr>
                  </pic:nvPicPr>
                  <pic:blipFill>
                    <a:blip r:embed="rId7"/>
                    <a:stretch>
                      <a:fillRect/>
                    </a:stretch>
                  </pic:blipFill>
                  <pic:spPr bwMode="auto">
                    <a:xfrm>
                      <a:off x="0" y="0"/>
                      <a:ext cx="2548255" cy="2548255"/>
                    </a:xfrm>
                    <a:prstGeom prst="rect">
                      <a:avLst/>
                    </a:prstGeom>
                  </pic:spPr>
                </pic:pic>
              </a:graphicData>
            </a:graphic>
          </wp:inline>
        </w:drawing>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rStyle w:val="Ninguno"/>
          <w:sz w:val="24"/>
          <w:szCs w:val="24"/>
          <w:lang w:val="en-US"/>
        </w:rPr>
        <w:t>En el tercer cuartil encontramos al distrito 12 con cabecera en Tepic y un DSI de 0.622. Este distrito ganó la parte este y perdió la parte oeste del distrito padre.  En este caso, ya más de la mitad del distrito es compartido por el viejo, por lo que, bajo nuestros supuestos, la probabilidad de alternancia se reduce.</w:t>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drawing>
          <wp:inline distT="0" distB="0" distL="0" distR="0">
            <wp:extent cx="2690495" cy="2690495"/>
            <wp:effectExtent l="0" t="0" r="0" b="0"/>
            <wp:docPr id="7" name="Image6"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image9.png"/>
                    <pic:cNvPicPr>
                      <a:picLocks noChangeAspect="1" noChangeArrowheads="1"/>
                    </pic:cNvPicPr>
                  </pic:nvPicPr>
                  <pic:blipFill>
                    <a:blip r:embed="rId8"/>
                    <a:stretch>
                      <a:fillRect/>
                    </a:stretch>
                  </pic:blipFill>
                  <pic:spPr bwMode="auto">
                    <a:xfrm>
                      <a:off x="0" y="0"/>
                      <a:ext cx="2690495" cy="2690495"/>
                    </a:xfrm>
                    <a:prstGeom prst="rect">
                      <a:avLst/>
                    </a:prstGeom>
                  </pic:spPr>
                </pic:pic>
              </a:graphicData>
            </a:graphic>
          </wp:inline>
        </w:drawing>
      </w:r>
    </w:p>
    <w:p>
      <w:pPr>
        <w:pStyle w:val="CuerpoA"/>
        <w:shd w:val="clear" w:color="auto" w:fill="FFFFFF"/>
        <w:spacing w:lineRule="auto" w:line="480"/>
        <w:jc w:val="both"/>
        <w:rPr>
          <w:rStyle w:val="Ninguno"/>
          <w:sz w:val="24"/>
          <w:szCs w:val="24"/>
        </w:rPr>
      </w:pPr>
      <w:r>
        <w:rPr>
          <w:rStyle w:val="Ninguno"/>
          <w:sz w:val="24"/>
          <w:szCs w:val="24"/>
          <w:lang w:val="en-US"/>
        </w:rPr>
        <w:t xml:space="preserve">En el último cuartil tenemos al distrito 1 con cabecera en Acaponeta. Este distrito tiene un DSI de 0.77. Mantiene las fronteras del distrito padre y tiene una ganancia en la parte sur del nuevo distrito.  A diferencia de los mapas anteriores, en este caso, el porcentaje del distrito viejo que cambió con el nuevo es muy pequeño, por lo que, el electorado se comportaría básicamente como si fuese un incumbent y la probabilidad de reelección sería alta. </w:t>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drawing>
          <wp:inline distT="0" distB="0" distL="0" distR="0">
            <wp:extent cx="3081020" cy="3081020"/>
            <wp:effectExtent l="0" t="0" r="0" b="0"/>
            <wp:docPr id="8" name="Image7"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image10.png"/>
                    <pic:cNvPicPr>
                      <a:picLocks noChangeAspect="1" noChangeArrowheads="1"/>
                    </pic:cNvPicPr>
                  </pic:nvPicPr>
                  <pic:blipFill>
                    <a:blip r:embed="rId9"/>
                    <a:stretch>
                      <a:fillRect/>
                    </a:stretch>
                  </pic:blipFill>
                  <pic:spPr bwMode="auto">
                    <a:xfrm>
                      <a:off x="0" y="0"/>
                      <a:ext cx="3081020" cy="3081020"/>
                    </a:xfrm>
                    <a:prstGeom prst="rect">
                      <a:avLst/>
                    </a:prstGeom>
                  </pic:spPr>
                </pic:pic>
              </a:graphicData>
            </a:graphic>
          </wp:inline>
        </w:drawing>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rStyle w:val="Ninguno"/>
          <w:sz w:val="24"/>
          <w:szCs w:val="24"/>
          <w:lang w:val="en-US"/>
        </w:rPr>
        <w:t>Un distrito con DSI = 1 es el 33 de la Ciudad de México, que se encuentra en la Magdalena Contreras. Este distrito mantiene la misma configuración de secciones que su distrito padre, así como sus fronteras, pese a la reducción de 40 a 33 distritos electorales locales consecuencia de la reforma del Distrito Federal aprobada en 2015 y la Constitución para la Ciudad. Se esperaría que el diputado que ocupa la oficina resulte reelecto con facilidad, ya que no cambian las secciones que integran su distrito.</w:t>
      </w:r>
      <w:r>
        <w:drawing>
          <wp:anchor behindDoc="0" distT="152400" distB="152400" distL="152400" distR="152400" simplePos="0" locked="0" layoutInCell="1" allowOverlap="1" relativeHeight="3">
            <wp:simplePos x="0" y="0"/>
            <wp:positionH relativeFrom="page">
              <wp:posOffset>999490</wp:posOffset>
            </wp:positionH>
            <wp:positionV relativeFrom="line">
              <wp:posOffset>195580</wp:posOffset>
            </wp:positionV>
            <wp:extent cx="2573020" cy="2573020"/>
            <wp:effectExtent l="0" t="0" r="0" b="0"/>
            <wp:wrapTopAndBottom/>
            <wp:docPr id="9" name="Image8"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image8.png"/>
                    <pic:cNvPicPr>
                      <a:picLocks noChangeAspect="1" noChangeArrowheads="1"/>
                    </pic:cNvPicPr>
                  </pic:nvPicPr>
                  <pic:blipFill>
                    <a:blip r:embed="rId10"/>
                    <a:stretch>
                      <a:fillRect/>
                    </a:stretch>
                  </pic:blipFill>
                  <pic:spPr bwMode="auto">
                    <a:xfrm>
                      <a:off x="0" y="0"/>
                      <a:ext cx="2573020" cy="2573020"/>
                    </a:xfrm>
                    <a:prstGeom prst="rect">
                      <a:avLst/>
                    </a:prstGeom>
                  </pic:spPr>
                </pic:pic>
              </a:graphicData>
            </a:graphic>
          </wp:anchor>
        </w:drawing>
      </w:r>
      <w:r>
        <w:rPr>
          <w:rStyle w:val="Ninguno"/>
          <w:sz w:val="24"/>
          <w:szCs w:val="24"/>
          <w:lang w:val="en-US"/>
        </w:rPr>
        <w:t xml:space="preserve"> </w:t>
      </w:r>
      <w:r>
        <w:rPr>
          <w:rStyle w:val="Ninguno"/>
          <w:sz w:val="24"/>
          <w:szCs w:val="24"/>
          <w:lang w:val="en-US"/>
        </w:rPr>
        <w:t xml:space="preserve"> </w:t>
      </w:r>
    </w:p>
    <w:tbl>
      <w:tblPr>
        <w:tblW w:w="6460" w:type="dxa"/>
        <w:jc w:val="left"/>
        <w:tblInd w:w="71" w:type="dxa"/>
        <w:tblBorders>
          <w:bottom w:val="single" w:sz="2" w:space="0" w:color="000001"/>
          <w:insideH w:val="single" w:sz="2" w:space="0" w:color="000001"/>
        </w:tblBorders>
        <w:tblCellMar>
          <w:top w:w="80" w:type="dxa"/>
          <w:left w:w="80" w:type="dxa"/>
          <w:bottom w:w="80" w:type="dxa"/>
          <w:right w:w="80" w:type="dxa"/>
        </w:tblCellMar>
      </w:tblPr>
      <w:tblGrid>
        <w:gridCol w:w="1839"/>
        <w:gridCol w:w="900"/>
        <w:gridCol w:w="1340"/>
        <w:gridCol w:w="900"/>
        <w:gridCol w:w="1481"/>
      </w:tblGrid>
      <w:tr>
        <w:trPr>
          <w:tblHeader w:val="true"/>
          <w:trHeight w:val="393" w:hRule="atLeast"/>
        </w:trPr>
        <w:tc>
          <w:tcPr>
            <w:tcW w:w="6460" w:type="dxa"/>
            <w:gridSpan w:val="5"/>
            <w:tcBorders>
              <w:bottom w:val="single" w:sz="2" w:space="0" w:color="000001"/>
              <w:insideH w:val="single" w:sz="2" w:space="0" w:color="000001"/>
            </w:tcBorders>
            <w:shd w:color="auto" w:fill="auto" w:val="clear"/>
            <w:vAlign w:val="center"/>
          </w:tcPr>
          <w:p>
            <w:pPr>
              <w:pStyle w:val="Cuerpo"/>
              <w:shd w:fill="FFFFFF" w:val="clear"/>
              <w:spacing w:before="0" w:after="120"/>
              <w:jc w:val="center"/>
              <w:rPr/>
            </w:pPr>
            <w:r>
              <w:rPr>
                <w:rStyle w:val="Ninguno"/>
                <w:rFonts w:ascii="Helvetica Neue" w:hAnsi="Helvetica Neue"/>
                <w:lang w:val="en-US"/>
              </w:rPr>
              <w:t>Distribución del DSI por Estado</w:t>
            </w:r>
          </w:p>
        </w:tc>
      </w:tr>
      <w:tr>
        <w:trPr>
          <w:trHeight w:val="250" w:hRule="atLeast"/>
        </w:trPr>
        <w:tc>
          <w:tcPr>
            <w:tcW w:w="1839" w:type="dxa"/>
            <w:tcBorders>
              <w:top w:val="single" w:sz="2" w:space="0" w:color="000001"/>
              <w:left w:val="single" w:sz="2" w:space="0" w:color="000001"/>
              <w:bottom w:val="single" w:sz="6" w:space="0" w:color="000001"/>
              <w:right w:val="single" w:sz="2" w:space="0" w:color="000001"/>
              <w:insideH w:val="single" w:sz="6" w:space="0" w:color="000001"/>
              <w:insideV w:val="single" w:sz="2" w:space="0" w:color="000001"/>
            </w:tcBorders>
            <w:shd w:color="auto" w:fill="BDC0BF" w:val="clear"/>
            <w:tcMar>
              <w:left w:w="77" w:type="dxa"/>
            </w:tcMar>
          </w:tcPr>
          <w:p>
            <w:pPr>
              <w:pStyle w:val="Estilodetabla1"/>
              <w:rPr/>
            </w:pPr>
            <w:r>
              <w:rPr>
                <w:rStyle w:val="Ninguno"/>
                <w:lang w:val="pt-PT"/>
              </w:rPr>
              <w:t>Estado</w:t>
            </w:r>
          </w:p>
        </w:tc>
        <w:tc>
          <w:tcPr>
            <w:tcW w:w="900" w:type="dxa"/>
            <w:tcBorders>
              <w:top w:val="single" w:sz="2" w:space="0" w:color="000001"/>
              <w:left w:val="single" w:sz="2" w:space="0" w:color="000001"/>
              <w:bottom w:val="single" w:sz="6" w:space="0" w:color="000001"/>
              <w:right w:val="single" w:sz="2" w:space="0" w:color="000001"/>
              <w:insideH w:val="single" w:sz="6" w:space="0" w:color="000001"/>
              <w:insideV w:val="single" w:sz="2" w:space="0" w:color="000001"/>
            </w:tcBorders>
            <w:shd w:color="auto" w:fill="BDC0BF" w:val="clear"/>
            <w:tcMar>
              <w:left w:w="77" w:type="dxa"/>
            </w:tcMar>
          </w:tcPr>
          <w:p>
            <w:pPr>
              <w:pStyle w:val="Estilodetabla1"/>
              <w:rPr/>
            </w:pPr>
            <w:r>
              <w:rPr>
                <w:rStyle w:val="Ninguno"/>
                <w:lang w:val="pt-PT"/>
              </w:rPr>
              <w:t>DSI25</w:t>
            </w:r>
          </w:p>
        </w:tc>
        <w:tc>
          <w:tcPr>
            <w:tcW w:w="1340" w:type="dxa"/>
            <w:tcBorders>
              <w:top w:val="single" w:sz="2" w:space="0" w:color="000001"/>
              <w:left w:val="single" w:sz="2" w:space="0" w:color="000001"/>
              <w:bottom w:val="single" w:sz="6" w:space="0" w:color="000001"/>
              <w:right w:val="single" w:sz="2" w:space="0" w:color="000001"/>
              <w:insideH w:val="single" w:sz="6" w:space="0" w:color="000001"/>
              <w:insideV w:val="single" w:sz="2" w:space="0" w:color="000001"/>
            </w:tcBorders>
            <w:shd w:color="auto" w:fill="BDC0BF" w:val="clear"/>
            <w:tcMar>
              <w:left w:w="77" w:type="dxa"/>
            </w:tcMar>
          </w:tcPr>
          <w:p>
            <w:pPr>
              <w:pStyle w:val="Estilodetabla1"/>
              <w:rPr/>
            </w:pPr>
            <w:r>
              <w:rPr>
                <w:rStyle w:val="Ninguno"/>
                <w:lang w:val="it-IT"/>
              </w:rPr>
              <w:t>DSImediana</w:t>
            </w:r>
          </w:p>
        </w:tc>
        <w:tc>
          <w:tcPr>
            <w:tcW w:w="900" w:type="dxa"/>
            <w:tcBorders>
              <w:top w:val="single" w:sz="2" w:space="0" w:color="000001"/>
              <w:left w:val="single" w:sz="2" w:space="0" w:color="000001"/>
              <w:bottom w:val="single" w:sz="6" w:space="0" w:color="000001"/>
              <w:right w:val="single" w:sz="2" w:space="0" w:color="000001"/>
              <w:insideH w:val="single" w:sz="6" w:space="0" w:color="000001"/>
              <w:insideV w:val="single" w:sz="2" w:space="0" w:color="000001"/>
            </w:tcBorders>
            <w:shd w:color="auto" w:fill="BDC0BF" w:val="clear"/>
            <w:tcMar>
              <w:left w:w="77" w:type="dxa"/>
            </w:tcMar>
          </w:tcPr>
          <w:p>
            <w:pPr>
              <w:pStyle w:val="Estilodetabla1"/>
              <w:rPr/>
            </w:pPr>
            <w:r>
              <w:rPr>
                <w:rStyle w:val="Ninguno"/>
                <w:lang w:val="en-US"/>
              </w:rPr>
              <w:t>DSI75</w:t>
            </w:r>
          </w:p>
        </w:tc>
        <w:tc>
          <w:tcPr>
            <w:tcW w:w="1481" w:type="dxa"/>
            <w:tcBorders>
              <w:top w:val="single" w:sz="2" w:space="0" w:color="000001"/>
              <w:left w:val="single" w:sz="2" w:space="0" w:color="000001"/>
              <w:bottom w:val="single" w:sz="6" w:space="0" w:color="000001"/>
              <w:right w:val="single" w:sz="2" w:space="0" w:color="000001"/>
              <w:insideH w:val="single" w:sz="6" w:space="0" w:color="000001"/>
              <w:insideV w:val="single" w:sz="2" w:space="0" w:color="000001"/>
            </w:tcBorders>
            <w:shd w:color="auto" w:fill="BDC0BF" w:val="clear"/>
            <w:tcMar>
              <w:left w:w="77" w:type="dxa"/>
            </w:tcMar>
          </w:tcPr>
          <w:p>
            <w:pPr>
              <w:pStyle w:val="Estilodetabla1"/>
              <w:rPr/>
            </w:pPr>
            <w:r>
              <w:rPr>
                <w:rStyle w:val="Ninguno"/>
                <w:lang w:val="pt-PT"/>
              </w:rPr>
              <w:t>num_distritos</w:t>
            </w:r>
          </w:p>
        </w:tc>
      </w:tr>
      <w:tr>
        <w:trPr>
          <w:trHeight w:val="260" w:hRule="atLeast"/>
        </w:trPr>
        <w:tc>
          <w:tcPr>
            <w:tcW w:w="1839" w:type="dxa"/>
            <w:tcBorders>
              <w:top w:val="single" w:sz="6"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Estilodetabla2"/>
              <w:rPr/>
            </w:pPr>
            <w:r>
              <w:rPr>
                <w:rStyle w:val="Ninguno"/>
                <w:lang w:val="pt-PT"/>
              </w:rPr>
              <w:t>Aguascalientes</w:t>
            </w:r>
          </w:p>
        </w:tc>
        <w:tc>
          <w:tcPr>
            <w:tcW w:w="900" w:type="dxa"/>
            <w:tcBorders>
              <w:top w:val="single" w:sz="6"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0.35175</w:t>
            </w:r>
          </w:p>
        </w:tc>
        <w:tc>
          <w:tcPr>
            <w:tcW w:w="1340" w:type="dxa"/>
            <w:tcBorders>
              <w:top w:val="single" w:sz="6"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0.619</w:t>
            </w:r>
          </w:p>
        </w:tc>
        <w:tc>
          <w:tcPr>
            <w:tcW w:w="900" w:type="dxa"/>
            <w:tcBorders>
              <w:top w:val="single" w:sz="6"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0.7985</w:t>
            </w:r>
          </w:p>
        </w:tc>
        <w:tc>
          <w:tcPr>
            <w:tcW w:w="1481" w:type="dxa"/>
            <w:tcBorders>
              <w:top w:val="single" w:sz="6"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18</w:t>
            </w:r>
          </w:p>
        </w:tc>
      </w:tr>
      <w:tr>
        <w:trPr>
          <w:trHeight w:val="246" w:hRule="atLeast"/>
        </w:trPr>
        <w:tc>
          <w:tcPr>
            <w:tcW w:w="18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Estilodetabla2"/>
              <w:rPr/>
            </w:pPr>
            <w:r>
              <w:rPr>
                <w:rStyle w:val="Ninguno"/>
              </w:rPr>
              <w:t>Baja California</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0.382</w:t>
            </w:r>
          </w:p>
        </w:tc>
        <w:tc>
          <w:tcPr>
            <w:tcW w:w="1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0.482</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0.611</w:t>
            </w:r>
          </w:p>
        </w:tc>
        <w:tc>
          <w:tcPr>
            <w:tcW w:w="14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17</w:t>
            </w:r>
          </w:p>
        </w:tc>
      </w:tr>
      <w:tr>
        <w:trPr>
          <w:trHeight w:val="246" w:hRule="atLeast"/>
        </w:trPr>
        <w:tc>
          <w:tcPr>
            <w:tcW w:w="18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Estilodetabla2"/>
              <w:rPr/>
            </w:pPr>
            <w:r>
              <w:rPr>
                <w:rStyle w:val="Ninguno"/>
                <w:lang w:val="en-US"/>
              </w:rPr>
              <w:t>Baja California Sur</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0.3085</w:t>
            </w:r>
          </w:p>
        </w:tc>
        <w:tc>
          <w:tcPr>
            <w:tcW w:w="1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0.4105</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0.47125</w:t>
            </w:r>
          </w:p>
        </w:tc>
        <w:tc>
          <w:tcPr>
            <w:tcW w:w="14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16</w:t>
            </w:r>
          </w:p>
        </w:tc>
      </w:tr>
      <w:tr>
        <w:trPr>
          <w:trHeight w:val="246" w:hRule="atLeast"/>
        </w:trPr>
        <w:tc>
          <w:tcPr>
            <w:tcW w:w="18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Estilodetabla2"/>
              <w:rPr/>
            </w:pPr>
            <w:r>
              <w:rPr>
                <w:rStyle w:val="Ninguno"/>
                <w:lang w:val="en-US"/>
              </w:rPr>
              <w:t>Campeche</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0.364</w:t>
            </w:r>
          </w:p>
        </w:tc>
        <w:tc>
          <w:tcPr>
            <w:tcW w:w="1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0.567</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0.96</w:t>
            </w:r>
          </w:p>
        </w:tc>
        <w:tc>
          <w:tcPr>
            <w:tcW w:w="14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21</w:t>
            </w:r>
          </w:p>
        </w:tc>
      </w:tr>
      <w:tr>
        <w:trPr>
          <w:trHeight w:val="246" w:hRule="atLeast"/>
        </w:trPr>
        <w:tc>
          <w:tcPr>
            <w:tcW w:w="18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Estilodetabla2"/>
              <w:rPr/>
            </w:pPr>
            <w:r>
              <w:rPr>
                <w:rStyle w:val="Ninguno"/>
                <w:lang w:val="nl-NL"/>
              </w:rPr>
              <w:t>Coahuila</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0.39375</w:t>
            </w:r>
          </w:p>
        </w:tc>
        <w:tc>
          <w:tcPr>
            <w:tcW w:w="1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0.553</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0.7045</w:t>
            </w:r>
          </w:p>
        </w:tc>
        <w:tc>
          <w:tcPr>
            <w:tcW w:w="14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16</w:t>
            </w:r>
          </w:p>
        </w:tc>
      </w:tr>
      <w:tr>
        <w:trPr>
          <w:trHeight w:val="246" w:hRule="atLeast"/>
        </w:trPr>
        <w:tc>
          <w:tcPr>
            <w:tcW w:w="18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Estilodetabla2"/>
              <w:rPr/>
            </w:pPr>
            <w:r>
              <w:rPr>
                <w:rStyle w:val="Ninguno"/>
                <w:lang w:val="it-IT"/>
              </w:rPr>
              <w:t>Chiapas</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0.32675</w:t>
            </w:r>
          </w:p>
        </w:tc>
        <w:tc>
          <w:tcPr>
            <w:tcW w:w="1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0.3795</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0.5795</w:t>
            </w:r>
          </w:p>
        </w:tc>
        <w:tc>
          <w:tcPr>
            <w:tcW w:w="14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16</w:t>
            </w:r>
          </w:p>
        </w:tc>
      </w:tr>
      <w:tr>
        <w:trPr>
          <w:trHeight w:val="246" w:hRule="atLeast"/>
        </w:trPr>
        <w:tc>
          <w:tcPr>
            <w:tcW w:w="18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Estilodetabla2"/>
              <w:rPr/>
            </w:pPr>
            <w:r>
              <w:rPr>
                <w:rStyle w:val="Ninguno"/>
              </w:rPr>
              <w:t>Chihuahua</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0.3315</w:t>
            </w:r>
          </w:p>
        </w:tc>
        <w:tc>
          <w:tcPr>
            <w:tcW w:w="1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0.5045</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0.6965</w:t>
            </w:r>
          </w:p>
        </w:tc>
        <w:tc>
          <w:tcPr>
            <w:tcW w:w="14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24</w:t>
            </w:r>
          </w:p>
        </w:tc>
      </w:tr>
      <w:tr>
        <w:trPr>
          <w:trHeight w:val="246" w:hRule="atLeast"/>
        </w:trPr>
        <w:tc>
          <w:tcPr>
            <w:tcW w:w="18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Estilodetabla2"/>
              <w:rPr/>
            </w:pPr>
            <w:r>
              <w:rPr>
                <w:rStyle w:val="Ninguno"/>
              </w:rPr>
              <w:t>Guanajuato</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0.3535</w:t>
            </w:r>
          </w:p>
        </w:tc>
        <w:tc>
          <w:tcPr>
            <w:tcW w:w="1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0.438</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0.58325</w:t>
            </w:r>
          </w:p>
        </w:tc>
        <w:tc>
          <w:tcPr>
            <w:tcW w:w="14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22</w:t>
            </w:r>
          </w:p>
        </w:tc>
      </w:tr>
      <w:tr>
        <w:trPr>
          <w:trHeight w:val="246" w:hRule="atLeast"/>
        </w:trPr>
        <w:tc>
          <w:tcPr>
            <w:tcW w:w="18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Estilodetabla2"/>
              <w:rPr/>
            </w:pPr>
            <w:r>
              <w:rPr>
                <w:rStyle w:val="Ninguno"/>
                <w:lang w:val="fr-FR"/>
              </w:rPr>
              <w:t>Guerrero</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0.9975</w:t>
            </w:r>
          </w:p>
        </w:tc>
        <w:tc>
          <w:tcPr>
            <w:tcW w:w="1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1</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1</w:t>
            </w:r>
          </w:p>
        </w:tc>
        <w:tc>
          <w:tcPr>
            <w:tcW w:w="14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28</w:t>
            </w:r>
          </w:p>
        </w:tc>
      </w:tr>
      <w:tr>
        <w:trPr>
          <w:trHeight w:val="246" w:hRule="atLeast"/>
        </w:trPr>
        <w:tc>
          <w:tcPr>
            <w:tcW w:w="18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Estilodetabla2"/>
              <w:rPr/>
            </w:pPr>
            <w:r>
              <w:rPr>
                <w:rStyle w:val="Ninguno"/>
                <w:lang w:val="de-DE"/>
              </w:rPr>
              <w:t>Michoac</w:t>
            </w:r>
            <w:r>
              <w:rPr>
                <w:rStyle w:val="Ninguno"/>
              </w:rPr>
              <w:t>án</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0.5185</w:t>
            </w:r>
          </w:p>
        </w:tc>
        <w:tc>
          <w:tcPr>
            <w:tcW w:w="1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0.718</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0.86525</w:t>
            </w:r>
          </w:p>
        </w:tc>
        <w:tc>
          <w:tcPr>
            <w:tcW w:w="14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24</w:t>
            </w:r>
          </w:p>
        </w:tc>
      </w:tr>
      <w:tr>
        <w:trPr>
          <w:trHeight w:val="246" w:hRule="atLeast"/>
        </w:trPr>
        <w:tc>
          <w:tcPr>
            <w:tcW w:w="18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Estilodetabla2"/>
              <w:rPr/>
            </w:pPr>
            <w:r>
              <w:rPr>
                <w:rStyle w:val="Ninguno"/>
                <w:lang w:val="pt-PT"/>
              </w:rPr>
              <w:t>Oaxaca</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0.435</w:t>
            </w:r>
          </w:p>
        </w:tc>
        <w:tc>
          <w:tcPr>
            <w:tcW w:w="1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0.593</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0.684</w:t>
            </w:r>
          </w:p>
        </w:tc>
        <w:tc>
          <w:tcPr>
            <w:tcW w:w="14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25</w:t>
            </w:r>
          </w:p>
        </w:tc>
      </w:tr>
      <w:tr>
        <w:trPr>
          <w:trHeight w:val="246" w:hRule="atLeast"/>
        </w:trPr>
        <w:tc>
          <w:tcPr>
            <w:tcW w:w="18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Estilodetabla2"/>
              <w:rPr/>
            </w:pPr>
            <w:r>
              <w:rPr>
                <w:rStyle w:val="Ninguno"/>
                <w:lang w:val="it-IT"/>
              </w:rPr>
              <w:t>Tabasco</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0.382</w:t>
            </w:r>
          </w:p>
        </w:tc>
        <w:tc>
          <w:tcPr>
            <w:tcW w:w="1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0.581</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0.691</w:t>
            </w:r>
          </w:p>
        </w:tc>
        <w:tc>
          <w:tcPr>
            <w:tcW w:w="14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21</w:t>
            </w:r>
          </w:p>
        </w:tc>
      </w:tr>
      <w:tr>
        <w:trPr>
          <w:trHeight w:val="246" w:hRule="atLeast"/>
        </w:trPr>
        <w:tc>
          <w:tcPr>
            <w:tcW w:w="18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Estilodetabla2"/>
              <w:rPr/>
            </w:pPr>
            <w:r>
              <w:rPr>
                <w:rStyle w:val="Ninguno"/>
                <w:lang w:val="pt-PT"/>
              </w:rPr>
              <w:t>Veracruz</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0.028</w:t>
            </w:r>
          </w:p>
        </w:tc>
        <w:tc>
          <w:tcPr>
            <w:tcW w:w="1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0.032</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0.036</w:t>
            </w:r>
          </w:p>
        </w:tc>
        <w:tc>
          <w:tcPr>
            <w:tcW w:w="14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7" w:type="dxa"/>
            </w:tcMar>
          </w:tcPr>
          <w:p>
            <w:pPr>
              <w:pStyle w:val="Cuerpo"/>
              <w:shd w:fill="FFFFFF" w:val="clear"/>
              <w:jc w:val="right"/>
              <w:rPr/>
            </w:pPr>
            <w:r>
              <w:rPr>
                <w:rStyle w:val="Ninguno"/>
                <w:rFonts w:ascii="Helvetica Neue" w:hAnsi="Helvetica Neue"/>
                <w:sz w:val="20"/>
                <w:szCs w:val="20"/>
                <w:lang w:val="en-US"/>
              </w:rPr>
              <w:t>30</w:t>
            </w:r>
          </w:p>
        </w:tc>
      </w:tr>
    </w:tbl>
    <w:p>
      <w:pPr>
        <w:pStyle w:val="CuerpoA"/>
        <w:shd w:val="clear" w:color="auto" w:fill="FFFFFF"/>
        <w:spacing w:lineRule="auto" w:line="480"/>
        <w:jc w:val="both"/>
        <w:rPr/>
      </w:pPr>
      <w:r>
        <w:rPr/>
      </w:r>
    </w:p>
    <w:p>
      <w:pPr>
        <w:pStyle w:val="CuerpoA"/>
        <w:shd w:val="clear" w:color="auto" w:fill="FFFFFF"/>
        <w:spacing w:lineRule="auto" w:line="480"/>
        <w:jc w:val="both"/>
        <w:rPr>
          <w:rStyle w:val="Ninguno"/>
          <w:sz w:val="24"/>
          <w:szCs w:val="24"/>
        </w:rPr>
      </w:pPr>
      <w:r>
        <w:rPr>
          <w:rStyle w:val="Ninguno"/>
          <w:sz w:val="24"/>
          <w:szCs w:val="24"/>
          <w:lang w:val="en-US"/>
        </w:rPr>
        <w:t>Con ayuda de una sencilla regresión, analizamos el impacto del criterio 8, que es usado para detener el proceso de redistritación al momento que los partidos políticos llegan a un acuerdo, en el nivel del DSI.</w:t>
      </w:r>
    </w:p>
    <w:p>
      <w:pPr>
        <w:pStyle w:val="CuerpoA"/>
        <w:shd w:val="clear" w:color="auto" w:fill="FFFFFF"/>
        <w:spacing w:lineRule="auto" w:line="480"/>
        <w:jc w:val="both"/>
        <w:rPr>
          <w:rStyle w:val="Ninguno"/>
          <w:sz w:val="24"/>
          <w:szCs w:val="24"/>
        </w:rPr>
      </w:pPr>
      <w:r>
        <w:rPr>
          <w:rStyle w:val="Ninguno"/>
          <w:sz w:val="24"/>
          <w:szCs w:val="24"/>
          <w:lang w:val="en-US"/>
        </w:rPr>
        <w:t xml:space="preserve">En este modelo tenemos como variable dependiente al índice DSI y como variable independiente a una dummy que vale 1 cuando se usó criterio 8 para detener el proceso. </w:t>
      </w:r>
    </w:p>
    <w:p>
      <w:pPr>
        <w:pStyle w:val="CuerpoA"/>
        <w:shd w:val="clear" w:color="auto" w:fill="FFFFFF"/>
        <w:spacing w:lineRule="auto" w:line="480"/>
        <w:jc w:val="both"/>
        <w:rPr>
          <w:rStyle w:val="Ninguno"/>
          <w:sz w:val="24"/>
          <w:szCs w:val="24"/>
        </w:rPr>
      </w:pPr>
      <w:r>
        <w:rPr>
          <w:rStyle w:val="Ninguno"/>
          <w:sz w:val="24"/>
          <w:szCs w:val="24"/>
          <w:lang w:val="en-US"/>
        </w:rPr>
        <w:t>lm(formula = dsi ~ dcrit8, data = all)</w:t>
      </w:r>
    </w:p>
    <w:p>
      <w:pPr>
        <w:pStyle w:val="CuerpoA"/>
        <w:shd w:val="clear" w:color="auto" w:fill="FFFFFF"/>
        <w:spacing w:lineRule="auto" w:line="480"/>
        <w:jc w:val="both"/>
        <w:rPr>
          <w:rStyle w:val="Ninguno"/>
          <w:sz w:val="24"/>
          <w:szCs w:val="24"/>
        </w:rPr>
      </w:pPr>
      <w:r>
        <w:rPr>
          <w:sz w:val="24"/>
          <w:szCs w:val="24"/>
        </w:rPr>
      </w:r>
    </w:p>
    <w:p>
      <w:pPr>
        <w:pStyle w:val="CuerpoA"/>
        <w:shd w:val="clear" w:color="auto" w:fill="FFFFFF"/>
        <w:spacing w:lineRule="auto" w:line="480"/>
        <w:jc w:val="both"/>
        <w:rPr>
          <w:rStyle w:val="Ninguno"/>
          <w:sz w:val="24"/>
          <w:szCs w:val="24"/>
        </w:rPr>
      </w:pPr>
      <w:r>
        <w:rPr>
          <w:rStyle w:val="Ninguno"/>
          <w:sz w:val="24"/>
          <w:szCs w:val="24"/>
          <w:lang w:val="en-US"/>
        </w:rPr>
        <w:t>Residuals:</w:t>
      </w:r>
    </w:p>
    <w:p>
      <w:pPr>
        <w:pStyle w:val="CuerpoA"/>
        <w:shd w:val="clear" w:color="auto" w:fill="FFFFFF"/>
        <w:spacing w:lineRule="auto" w:line="480"/>
        <w:jc w:val="both"/>
        <w:rPr>
          <w:rStyle w:val="Ninguno"/>
          <w:sz w:val="24"/>
          <w:szCs w:val="24"/>
        </w:rPr>
      </w:pPr>
      <w:r>
        <w:rPr>
          <w:rStyle w:val="Ninguno"/>
          <w:sz w:val="24"/>
          <w:szCs w:val="24"/>
          <w:lang w:val="en-US"/>
        </w:rPr>
        <w:t xml:space="preserve">     </w:t>
      </w:r>
      <w:r>
        <w:rPr>
          <w:rStyle w:val="Ninguno"/>
          <w:sz w:val="24"/>
          <w:szCs w:val="24"/>
          <w:lang w:val="en-US"/>
        </w:rPr>
        <w:t xml:space="preserve">Min       1Q   Median       3Q      Max </w:t>
      </w:r>
    </w:p>
    <w:p>
      <w:pPr>
        <w:pStyle w:val="CuerpoA"/>
        <w:shd w:val="clear" w:color="auto" w:fill="FFFFFF"/>
        <w:spacing w:lineRule="auto" w:line="480"/>
        <w:jc w:val="both"/>
        <w:rPr>
          <w:rStyle w:val="Ninguno"/>
          <w:sz w:val="24"/>
          <w:szCs w:val="24"/>
        </w:rPr>
      </w:pPr>
      <w:r>
        <w:rPr>
          <w:rStyle w:val="Ninguno"/>
          <w:sz w:val="24"/>
          <w:szCs w:val="24"/>
          <w:lang w:val="en-US"/>
        </w:rPr>
        <w:t xml:space="preserve">-0.46354 -0.16654  0.00546  0.15496  0.52046 </w:t>
      </w:r>
    </w:p>
    <w:p>
      <w:pPr>
        <w:pStyle w:val="CuerpoA"/>
        <w:shd w:val="clear" w:color="auto" w:fill="FFFFFF"/>
        <w:spacing w:lineRule="auto" w:line="480"/>
        <w:jc w:val="both"/>
        <w:rPr>
          <w:rStyle w:val="Ninguno"/>
          <w:sz w:val="24"/>
          <w:szCs w:val="24"/>
        </w:rPr>
      </w:pPr>
      <w:r>
        <w:rPr>
          <w:sz w:val="24"/>
          <w:szCs w:val="24"/>
        </w:rPr>
      </w:r>
    </w:p>
    <w:p>
      <w:pPr>
        <w:pStyle w:val="CuerpoA"/>
        <w:shd w:val="clear" w:color="auto" w:fill="FFFFFF"/>
        <w:spacing w:lineRule="auto" w:line="480"/>
        <w:jc w:val="both"/>
        <w:rPr>
          <w:rStyle w:val="Ninguno"/>
          <w:sz w:val="24"/>
          <w:szCs w:val="24"/>
        </w:rPr>
      </w:pPr>
      <w:r>
        <w:rPr>
          <w:rStyle w:val="Ninguno"/>
          <w:sz w:val="24"/>
          <w:szCs w:val="24"/>
          <w:lang w:val="en-US"/>
        </w:rPr>
        <w:t>Coefficients:</w:t>
      </w:r>
    </w:p>
    <w:p>
      <w:pPr>
        <w:pStyle w:val="CuerpoA"/>
        <w:shd w:val="clear" w:color="auto" w:fill="FFFFFF"/>
        <w:spacing w:lineRule="auto" w:line="480"/>
        <w:jc w:val="both"/>
        <w:rPr>
          <w:rStyle w:val="Ninguno"/>
          <w:sz w:val="24"/>
          <w:szCs w:val="24"/>
        </w:rPr>
      </w:pPr>
      <w:r>
        <w:rPr>
          <w:rStyle w:val="Ninguno"/>
          <w:sz w:val="24"/>
          <w:szCs w:val="24"/>
          <w:lang w:val="en-US"/>
        </w:rPr>
        <w:t xml:space="preserve">            </w:t>
      </w:r>
      <w:r>
        <w:rPr>
          <w:rStyle w:val="Ninguno"/>
          <w:sz w:val="24"/>
          <w:szCs w:val="24"/>
          <w:lang w:val="en-US"/>
        </w:rPr>
        <w:t xml:space="preserve">Estimate Std. Error t value Pr(&gt;|t|)    </w:t>
      </w:r>
    </w:p>
    <w:p>
      <w:pPr>
        <w:pStyle w:val="CuerpoA"/>
        <w:shd w:val="clear" w:color="auto" w:fill="FFFFFF"/>
        <w:spacing w:lineRule="auto" w:line="480"/>
        <w:jc w:val="both"/>
        <w:rPr>
          <w:rStyle w:val="Ninguno"/>
          <w:sz w:val="24"/>
          <w:szCs w:val="24"/>
        </w:rPr>
      </w:pPr>
      <w:r>
        <w:rPr>
          <w:rStyle w:val="Ninguno"/>
          <w:sz w:val="24"/>
          <w:szCs w:val="24"/>
          <w:lang w:val="en-US"/>
        </w:rPr>
        <w:t>(Intercept)  0.47954    0.01635  29.336   &lt;2e-16 ***</w:t>
      </w:r>
    </w:p>
    <w:p>
      <w:pPr>
        <w:pStyle w:val="CuerpoA"/>
        <w:shd w:val="clear" w:color="auto" w:fill="FFFFFF"/>
        <w:spacing w:lineRule="auto" w:line="480"/>
        <w:jc w:val="both"/>
        <w:rPr>
          <w:rStyle w:val="Ninguno"/>
          <w:sz w:val="24"/>
          <w:szCs w:val="24"/>
        </w:rPr>
      </w:pPr>
      <w:r>
        <w:rPr>
          <w:rStyle w:val="Ninguno"/>
          <w:sz w:val="24"/>
          <w:szCs w:val="24"/>
          <w:lang w:val="en-US"/>
        </w:rPr>
        <w:t>dcrit8       0.51085    0.05206   9.813   &lt;2e-16 ***</w:t>
      </w:r>
    </w:p>
    <w:p>
      <w:pPr>
        <w:pStyle w:val="CuerpoA"/>
        <w:shd w:val="clear" w:color="auto" w:fill="FFFFFF"/>
        <w:spacing w:lineRule="auto" w:line="480"/>
        <w:jc w:val="both"/>
        <w:rPr>
          <w:rStyle w:val="Ninguno"/>
          <w:sz w:val="24"/>
          <w:szCs w:val="24"/>
        </w:rPr>
      </w:pPr>
      <w:r>
        <w:rPr>
          <w:rStyle w:val="Ninguno"/>
          <w:sz w:val="24"/>
          <w:szCs w:val="24"/>
          <w:lang w:val="en-US"/>
        </w:rPr>
        <w:t>---</w:t>
      </w:r>
    </w:p>
    <w:p>
      <w:pPr>
        <w:pStyle w:val="CuerpoA"/>
        <w:shd w:val="clear" w:color="auto" w:fill="FFFFFF"/>
        <w:spacing w:lineRule="auto" w:line="480"/>
        <w:jc w:val="both"/>
        <w:rPr>
          <w:rStyle w:val="Ninguno"/>
          <w:sz w:val="24"/>
          <w:szCs w:val="24"/>
        </w:rPr>
      </w:pPr>
      <w:r>
        <w:rPr>
          <w:rStyle w:val="Ninguno"/>
          <w:sz w:val="24"/>
          <w:szCs w:val="24"/>
          <w:lang w:val="en-US"/>
        </w:rPr>
        <w:t>Signif. codes:  0 ‘***’ 0.001 ‘**’ 0.01 ‘*’ 0.05 ‘.’ 0.1 ‘ ’ 1</w:t>
      </w:r>
    </w:p>
    <w:p>
      <w:pPr>
        <w:pStyle w:val="CuerpoA"/>
        <w:shd w:val="clear" w:color="auto" w:fill="FFFFFF"/>
        <w:spacing w:lineRule="auto" w:line="480"/>
        <w:jc w:val="both"/>
        <w:rPr>
          <w:rStyle w:val="Ninguno"/>
          <w:sz w:val="24"/>
          <w:szCs w:val="24"/>
        </w:rPr>
      </w:pPr>
      <w:r>
        <w:rPr>
          <w:sz w:val="24"/>
          <w:szCs w:val="24"/>
        </w:rPr>
      </w:r>
    </w:p>
    <w:p>
      <w:pPr>
        <w:pStyle w:val="CuerpoA"/>
        <w:shd w:val="clear" w:color="auto" w:fill="FFFFFF"/>
        <w:spacing w:lineRule="auto" w:line="480"/>
        <w:jc w:val="both"/>
        <w:rPr>
          <w:rStyle w:val="Ninguno"/>
          <w:sz w:val="24"/>
          <w:szCs w:val="24"/>
        </w:rPr>
      </w:pPr>
      <w:r>
        <w:rPr>
          <w:rStyle w:val="Ninguno"/>
          <w:sz w:val="24"/>
          <w:szCs w:val="24"/>
          <w:lang w:val="en-US"/>
        </w:rPr>
        <w:t>Residual standard error: 0.2615 on 282 degrees of freedom</w:t>
      </w:r>
    </w:p>
    <w:p>
      <w:pPr>
        <w:pStyle w:val="CuerpoA"/>
        <w:shd w:val="clear" w:color="auto" w:fill="FFFFFF"/>
        <w:spacing w:lineRule="auto" w:line="480"/>
        <w:jc w:val="both"/>
        <w:rPr>
          <w:rStyle w:val="Ninguno"/>
          <w:sz w:val="24"/>
          <w:szCs w:val="24"/>
        </w:rPr>
      </w:pPr>
      <w:r>
        <w:rPr>
          <w:rStyle w:val="Ninguno"/>
          <w:sz w:val="24"/>
          <w:szCs w:val="24"/>
          <w:lang w:val="en-US"/>
        </w:rPr>
        <w:t>Multiple R-squared:  0.2545,</w:t>
        <w:tab/>
        <w:t xml:space="preserve">Adjusted R-squared:  0.2519 </w:t>
      </w:r>
    </w:p>
    <w:p>
      <w:pPr>
        <w:pStyle w:val="CuerpoA"/>
        <w:shd w:val="clear" w:color="auto" w:fill="FFFFFF"/>
        <w:spacing w:lineRule="auto" w:line="480"/>
        <w:jc w:val="both"/>
        <w:rPr>
          <w:rStyle w:val="Ninguno"/>
          <w:sz w:val="24"/>
          <w:szCs w:val="24"/>
        </w:rPr>
      </w:pPr>
      <w:r>
        <w:rPr>
          <w:rStyle w:val="Ninguno"/>
          <w:sz w:val="24"/>
          <w:szCs w:val="24"/>
          <w:lang w:val="en-US"/>
        </w:rPr>
        <w:t>F-statistic: 96.29 on 1 and 282 DF,  p-value: &lt; 2.2e-16</w:t>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rStyle w:val="Ninguno"/>
          <w:sz w:val="24"/>
          <w:szCs w:val="24"/>
          <w:lang w:val="en-US"/>
        </w:rPr>
        <w:t>El coeficiente de la variable del criterio 8 es de 0.</w:t>
      </w:r>
      <w:r>
        <w:rPr>
          <w:rStyle w:val="Ninguno"/>
          <w:sz w:val="24"/>
          <w:szCs w:val="24"/>
          <w:lang w:val="en-US"/>
        </w:rPr>
        <w:t>51085</w:t>
      </w:r>
      <w:r>
        <w:rPr>
          <w:rStyle w:val="Ninguno"/>
          <w:sz w:val="24"/>
          <w:szCs w:val="24"/>
          <w:lang w:val="en-US"/>
        </w:rPr>
        <w:t xml:space="preserve"> y es significativo al 9</w:t>
      </w:r>
      <w:r>
        <w:rPr>
          <w:rStyle w:val="Ninguno"/>
          <w:sz w:val="24"/>
          <w:szCs w:val="24"/>
          <w:lang w:val="en-US"/>
        </w:rPr>
        <w:t>9</w:t>
      </w:r>
      <w:r>
        <w:rPr>
          <w:rStyle w:val="Ninguno"/>
          <w:sz w:val="24"/>
          <w:szCs w:val="24"/>
          <w:lang w:val="en-US"/>
        </w:rPr>
        <w:t xml:space="preserve">%, por lo que cuando se usa el criterio 8 para detener el proceso de redistritación, el índice DSI aumenta en </w:t>
      </w:r>
      <w:r>
        <w:rPr>
          <w:rStyle w:val="Ninguno"/>
          <w:sz w:val="24"/>
          <w:szCs w:val="24"/>
          <w:lang w:val="en-US"/>
        </w:rPr>
        <w:t>51.085</w:t>
      </w:r>
      <w:r>
        <w:rPr>
          <w:rStyle w:val="Ninguno"/>
          <w:sz w:val="24"/>
          <w:szCs w:val="24"/>
          <w:lang w:val="en-US"/>
        </w:rPr>
        <w:t>%. Es decir, los estados donde se usó criterio 8, mantienen un mapa que preserva la similitud entre los distritos padres e hijos a comparación de los estados donde se completó el proceso.</w:t>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pPr>
      <w:r>
        <w:rPr/>
      </w:r>
    </w:p>
    <w:p>
      <w:pPr>
        <w:pStyle w:val="CuerpoA"/>
        <w:shd w:val="clear" w:color="auto" w:fill="FFFFFF"/>
        <w:spacing w:lineRule="auto" w:line="480"/>
        <w:jc w:val="both"/>
        <w:rPr/>
      </w:pPr>
      <w:r>
        <w:rPr/>
      </w:r>
    </w:p>
    <w:p>
      <w:pPr>
        <w:pStyle w:val="CuerpoA"/>
        <w:shd w:val="clear" w:color="auto" w:fill="FFFFFF"/>
        <w:spacing w:lineRule="auto" w:line="480"/>
        <w:jc w:val="both"/>
        <w:rPr/>
      </w:pPr>
      <w:r>
        <w:rPr/>
      </w:r>
    </w:p>
    <w:p>
      <w:pPr>
        <w:pStyle w:val="CuerpoA"/>
        <w:shd w:val="clear" w:color="auto" w:fill="FFFFFF"/>
        <w:spacing w:lineRule="auto" w:line="480"/>
        <w:jc w:val="both"/>
        <w:rPr>
          <w:rStyle w:val="Ninguno"/>
          <w:sz w:val="24"/>
          <w:szCs w:val="24"/>
        </w:rPr>
      </w:pPr>
      <w:r>
        <w:rPr>
          <w:rStyle w:val="Ninguno"/>
          <w:sz w:val="24"/>
          <w:szCs w:val="24"/>
          <w:lang w:val="en-US"/>
        </w:rPr>
        <w:t>Referencias:</w:t>
      </w:r>
    </w:p>
    <w:p>
      <w:pPr>
        <w:pStyle w:val="CuerpoA"/>
        <w:shd w:val="clear" w:color="auto" w:fill="FFFFFF"/>
        <w:spacing w:lineRule="auto" w:line="480"/>
        <w:jc w:val="both"/>
        <w:rPr/>
      </w:pPr>
      <w:r>
        <w:rPr>
          <w:rStyle w:val="Ninguno"/>
          <w:sz w:val="24"/>
          <w:szCs w:val="24"/>
          <w:lang w:val="en-US"/>
        </w:rPr>
        <w:t>-Cox, Gary, Jonathan Katz, Elbridge Gerry’s Salamander: The electoral consequences of the apportionment revolution, Cambridge University Press, 2004.</w:t>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rStyle w:val="Ninguno"/>
          <w:sz w:val="24"/>
          <w:szCs w:val="24"/>
          <w:lang w:val="en-US"/>
        </w:rPr>
        <w:t>-Liliana López Levi; Distritación electoral en México: logros pasados y retos futuros; 2006; Departamento de Política y Cultura, UAM-Xochimilco 2006.</w:t>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rStyle w:val="Ninguno"/>
          <w:sz w:val="24"/>
          <w:szCs w:val="24"/>
        </w:rPr>
      </w:pPr>
      <w:r>
        <w:rPr>
          <w:rStyle w:val="Ninguno"/>
          <w:sz w:val="24"/>
          <w:szCs w:val="24"/>
          <w:lang w:val="en-US"/>
        </w:rPr>
        <w:t>-Cain, Bruce, John Ferejohn, Morris Fiorina; The personal vote: constituency service and electoral independence, Harvard University Press, Cambridge, Massachussets, 1987.</w:t>
      </w:r>
    </w:p>
    <w:p>
      <w:pPr>
        <w:pStyle w:val="CuerpoA"/>
        <w:shd w:val="clear" w:color="auto" w:fill="FFFFFF"/>
        <w:spacing w:lineRule="auto" w:line="480"/>
        <w:jc w:val="both"/>
        <w:rPr>
          <w:sz w:val="24"/>
          <w:szCs w:val="24"/>
        </w:rPr>
      </w:pPr>
      <w:r>
        <w:rPr>
          <w:sz w:val="24"/>
          <w:szCs w:val="24"/>
        </w:rPr>
      </w:r>
    </w:p>
    <w:p>
      <w:pPr>
        <w:pStyle w:val="CuerpoA"/>
        <w:shd w:val="clear" w:color="auto" w:fill="FFFFFF"/>
        <w:spacing w:lineRule="auto" w:line="480"/>
        <w:jc w:val="both"/>
        <w:rPr/>
      </w:pPr>
      <w:r>
        <w:rPr>
          <w:rStyle w:val="Ninguno"/>
          <w:sz w:val="24"/>
          <w:szCs w:val="24"/>
          <w:lang w:val="en-US"/>
        </w:rPr>
        <w:t>-Lujambio, Alonso, Horacio Vives, From Politics to Technicalities: Mexican Redistricting in Historical Perspective in Redistricting in Comparative Perspective, by Lisa Handley and Bernard Grofman, Oxford University Press, 2008.</w:t>
      </w:r>
    </w:p>
    <w:p>
      <w:pPr>
        <w:pStyle w:val="CuerpoA"/>
        <w:shd w:val="clear" w:color="auto" w:fill="FFFFFF"/>
        <w:spacing w:lineRule="auto" w:line="480"/>
        <w:jc w:val="both"/>
        <w:rPr>
          <w:rStyle w:val="Ninguno"/>
          <w:sz w:val="24"/>
          <w:szCs w:val="24"/>
          <w:lang w:val="en-US"/>
        </w:rPr>
      </w:pPr>
      <w:ins w:id="162" w:author="Unknown Author" w:date="2018-01-09T15:11:00Z">
        <w:r>
          <w:rPr/>
        </w:r>
      </w:ins>
    </w:p>
    <w:p>
      <w:pPr>
        <w:pStyle w:val="CuerpoA"/>
        <w:shd w:val="clear" w:color="auto" w:fill="FFFFFF"/>
        <w:spacing w:lineRule="auto" w:line="480"/>
        <w:jc w:val="both"/>
        <w:rPr/>
      </w:pPr>
      <w:ins w:id="163" w:author="Unknown Author" w:date="2018-01-09T15:11:00Z">
        <w:r>
          <w:rPr>
            <w:rStyle w:val="Ninguno"/>
            <w:sz w:val="24"/>
            <w:szCs w:val="24"/>
            <w:lang w:val="en-US"/>
          </w:rPr>
          <w:t>@article{trelles.etalDatosabiertos.pyg.2016,</w:t>
        </w:r>
      </w:ins>
    </w:p>
    <w:p>
      <w:pPr>
        <w:pStyle w:val="CuerpoA"/>
        <w:shd w:val="clear" w:color="auto" w:fill="FFFFFF"/>
        <w:spacing w:lineRule="auto" w:line="480"/>
        <w:jc w:val="both"/>
        <w:rPr/>
      </w:pPr>
      <w:ins w:id="164" w:author="Unknown Author" w:date="2018-01-09T15:11:00Z">
        <w:r>
          <w:rPr>
            <w:rStyle w:val="Ninguno"/>
            <w:sz w:val="24"/>
            <w:szCs w:val="24"/>
            <w:lang w:val="en-US"/>
          </w:rPr>
          <w:tab/>
          <w:t>author = "Trelles, Alejandro and Altman, Micah and Magar, Eric and McDonald, Michael P.",</w:t>
        </w:r>
      </w:ins>
    </w:p>
    <w:p>
      <w:pPr>
        <w:pStyle w:val="CuerpoA"/>
        <w:shd w:val="clear" w:color="auto" w:fill="FFFFFF"/>
        <w:spacing w:lineRule="auto" w:line="480"/>
        <w:jc w:val="both"/>
        <w:rPr/>
      </w:pPr>
      <w:ins w:id="165" w:author="Unknown Author" w:date="2018-01-09T15:11:00Z">
        <w:r>
          <w:rPr>
            <w:rStyle w:val="Ninguno"/>
            <w:sz w:val="24"/>
            <w:szCs w:val="24"/>
            <w:lang w:val="en-US"/>
          </w:rPr>
          <w:tab/>
          <w:t>title = "Datos abiertos, transparencia y redistritaci\'on en M\'exico",</w:t>
        </w:r>
      </w:ins>
    </w:p>
    <w:p>
      <w:pPr>
        <w:pStyle w:val="CuerpoA"/>
        <w:shd w:val="clear" w:color="auto" w:fill="FFFFFF"/>
        <w:spacing w:lineRule="auto" w:line="480"/>
        <w:jc w:val="both"/>
        <w:rPr/>
      </w:pPr>
      <w:ins w:id="166" w:author="Unknown Author" w:date="2018-01-09T15:11:00Z">
        <w:r>
          <w:rPr>
            <w:rStyle w:val="Ninguno"/>
            <w:sz w:val="24"/>
            <w:szCs w:val="24"/>
            <w:lang w:val="en-US"/>
          </w:rPr>
          <w:tab/>
          <w:t>journal = pyg,</w:t>
        </w:r>
      </w:ins>
    </w:p>
    <w:p>
      <w:pPr>
        <w:pStyle w:val="CuerpoA"/>
        <w:shd w:val="clear" w:color="auto" w:fill="FFFFFF"/>
        <w:spacing w:lineRule="auto" w:line="480"/>
        <w:jc w:val="both"/>
        <w:rPr/>
      </w:pPr>
      <w:ins w:id="167" w:author="Unknown Author" w:date="2018-01-09T15:11:00Z">
        <w:r>
          <w:rPr>
            <w:rStyle w:val="Ninguno"/>
            <w:sz w:val="24"/>
            <w:szCs w:val="24"/>
            <w:lang w:val="en-US"/>
          </w:rPr>
          <w:t xml:space="preserve">        </w:t>
        </w:r>
      </w:ins>
      <w:ins w:id="168" w:author="Unknown Author" w:date="2018-01-09T15:11:00Z">
        <w:r>
          <w:rPr>
            <w:rStyle w:val="Ninguno"/>
            <w:sz w:val="24"/>
            <w:szCs w:val="24"/>
            <w:lang w:val="en-US"/>
          </w:rPr>
          <w:t>volume = 23,</w:t>
        </w:r>
      </w:ins>
    </w:p>
    <w:p>
      <w:pPr>
        <w:pStyle w:val="CuerpoA"/>
        <w:shd w:val="clear" w:color="auto" w:fill="FFFFFF"/>
        <w:spacing w:lineRule="auto" w:line="480"/>
        <w:jc w:val="both"/>
        <w:rPr/>
      </w:pPr>
      <w:ins w:id="169" w:author="Unknown Author" w:date="2018-01-09T15:11:00Z">
        <w:r>
          <w:rPr>
            <w:rStyle w:val="Ninguno"/>
            <w:sz w:val="24"/>
            <w:szCs w:val="24"/>
            <w:lang w:val="en-US"/>
          </w:rPr>
          <w:t xml:space="preserve">        </w:t>
        </w:r>
      </w:ins>
      <w:ins w:id="170" w:author="Unknown Author" w:date="2018-01-09T15:11:00Z">
        <w:r>
          <w:rPr>
            <w:rStyle w:val="Ninguno"/>
            <w:sz w:val="24"/>
            <w:szCs w:val="24"/>
            <w:lang w:val="en-US"/>
          </w:rPr>
          <w:t>number = 2,</w:t>
        </w:r>
      </w:ins>
    </w:p>
    <w:p>
      <w:pPr>
        <w:pStyle w:val="CuerpoA"/>
        <w:shd w:val="clear" w:color="auto" w:fill="FFFFFF"/>
        <w:spacing w:lineRule="auto" w:line="480"/>
        <w:jc w:val="both"/>
        <w:rPr/>
      </w:pPr>
      <w:ins w:id="171" w:author="Unknown Author" w:date="2018-01-09T15:11:00Z">
        <w:r>
          <w:rPr>
            <w:rStyle w:val="Ninguno"/>
            <w:sz w:val="24"/>
            <w:szCs w:val="24"/>
            <w:lang w:val="en-US"/>
          </w:rPr>
          <w:tab/>
          <w:t>year = 2016,</w:t>
        </w:r>
      </w:ins>
    </w:p>
    <w:p>
      <w:pPr>
        <w:pStyle w:val="CuerpoA"/>
        <w:shd w:val="clear" w:color="auto" w:fill="FFFFFF"/>
        <w:spacing w:lineRule="auto" w:line="480"/>
        <w:jc w:val="both"/>
        <w:rPr/>
      </w:pPr>
      <w:ins w:id="172" w:author="Unknown Author" w:date="2018-01-09T15:11:00Z">
        <w:r>
          <w:rPr>
            <w:rStyle w:val="Ninguno"/>
            <w:sz w:val="24"/>
            <w:szCs w:val="24"/>
            <w:lang w:val="en-US"/>
          </w:rPr>
          <w:t>}</w:t>
        </w:r>
      </w:ins>
    </w:p>
    <w:p>
      <w:pPr>
        <w:pStyle w:val="CuerpoA"/>
        <w:shd w:val="clear" w:color="auto" w:fill="FFFFFF"/>
        <w:spacing w:lineRule="auto" w:line="480"/>
        <w:jc w:val="both"/>
        <w:rPr>
          <w:rStyle w:val="Ninguno"/>
          <w:sz w:val="24"/>
          <w:szCs w:val="24"/>
          <w:lang w:val="en-US"/>
        </w:rPr>
      </w:pPr>
      <w:ins w:id="173" w:author="Unknown Author" w:date="2018-01-09T15:11:00Z">
        <w:r>
          <w:rPr/>
        </w:r>
      </w:ins>
    </w:p>
    <w:p>
      <w:pPr>
        <w:pStyle w:val="CuerpoA"/>
        <w:shd w:val="clear" w:color="auto" w:fill="FFFFFF"/>
        <w:spacing w:lineRule="auto" w:line="480"/>
        <w:jc w:val="both"/>
        <w:rPr>
          <w:rStyle w:val="Ninguno"/>
          <w:sz w:val="24"/>
          <w:szCs w:val="24"/>
          <w:lang w:val="en-US"/>
        </w:rPr>
      </w:pPr>
      <w:r>
        <w:rPr/>
      </w:r>
    </w:p>
    <w:sectPr>
      <w:headerReference w:type="default" r:id="rId11"/>
      <w:footerReference w:type="default" r:id="rId12"/>
      <w:footnotePr>
        <w:numFmt w:val="decimal"/>
      </w:footnotePr>
      <w:type w:val="nextPage"/>
      <w:pgSz w:w="11906" w:h="16838"/>
      <w:pgMar w:left="1440" w:right="1440" w:header="0" w:top="1440" w:footer="720" w:bottom="1440" w:gutter="0"/>
      <w:pgNumType w:start="1" w:fmt="decimal"/>
      <w:formProt w:val="false"/>
      <w:textDirection w:val="lrTb"/>
      <w:bidi/>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swiss"/>
    <w:pitch w:val="variable"/>
  </w:font>
  <w:font w:name="Helvetica Neue">
    <w:charset w:val="01"/>
    <w:family w:val="roman"/>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ypie"/>
      <w:shd w:fill="FFFFFF" w:val="clear"/>
      <w:bidi w:val="0"/>
      <w:jc w:val="left"/>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shd w:val="clear" w:color="auto" w:fill="FFFFFF"/>
        <w:rPr/>
      </w:pPr>
      <w:r>
        <w:rPr>
          <w:rStyle w:val="Ninguno"/>
          <w:sz w:val="24"/>
          <w:szCs w:val="24"/>
          <w:lang w:val="en-US"/>
        </w:rPr>
        <w:footnoteRef/>
        <w:tab/>
      </w:r>
      <w:r>
        <w:rPr/>
        <w:t>Si las secciones electorales tuvieran id</w:t>
      </w:r>
      <w:r>
        <w:rPr>
          <w:lang w:val="en-US"/>
        </w:rPr>
        <w:t xml:space="preserve">éntica población, nuestra versión sería idéntica a la de Cox y Katz. Conforme crece la heterogeneidad poblacional de las secciones, también lo hace la discrepancia entre las versiones del DSI. Las secciones del país suelen tener poblaciones relativamente homogéneas: 99 por ciento de las secciones tenían en el censo 2010 una población total que oscilaba entre los 100 y los 5,700 habitantes. </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ypie"/>
      <w:shd w:fill="FFFFFF" w:val="clear"/>
      <w:bidi w:val="0"/>
      <w:jc w:val="left"/>
      <w:rPr/>
    </w:pPr>
    <w:r>
      <w:rPr/>
    </w:r>
  </w:p>
</w:hdr>
</file>

<file path=word/settings.xml><?xml version="1.0" encoding="utf-8"?>
<w:settings xmlns:w="http://schemas.openxmlformats.org/wordprocessingml/2006/main">
  <w:zoom w:percent="145"/>
  <w:trackRevisions/>
  <w:defaultTabStop w:val="720"/>
  <w:autoHyphenation w:val="true"/>
  <w:footnotePr>
    <w:numFmt w:val="decimal"/>
    <w:footnote w:id="0"/>
    <w:footnote w:id="1"/>
  </w:footnotePr>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color w:val="00000A"/>
        <w:lang w:val="en-US" w:eastAsia="zh-CN" w:bidi="hi-IN"/>
      </w:rPr>
    </w:rPrDefault>
    <w:pPrDefault>
      <w:pPr/>
    </w:pPrDefault>
  </w:docDefaults>
  <w:style w:type="paragraph" w:styleId="Normal" w:default="1">
    <w:name w:val="Normal"/>
    <w:qFormat/>
    <w:pPr>
      <w:keepNext/>
      <w:keepLines w:val="false"/>
      <w:pageBreakBefore w:val="false"/>
      <w:widowControl/>
      <w:pBdr/>
      <w:shd w:val="clear" w:color="auto" w:fill="auto"/>
      <w:suppressAutoHyphens w:val="false"/>
      <w:bidi w:val="0"/>
      <w:spacing w:lineRule="auto" w:line="240" w:beforeAutospacing="0" w:before="0" w:afterAutospacing="0" w:after="0"/>
      <w:ind w:left="0" w:right="0" w:hanging="0"/>
      <w:jc w:val="left"/>
    </w:pPr>
    <w:rPr>
      <w:rFonts w:ascii="Times New Roman" w:hAnsi="Times New Roman" w:eastAsia="Arial Unicode MS" w:cs="Times New Roman"/>
      <w:b w:val="false"/>
      <w:bCs w:val="false"/>
      <w:i w:val="false"/>
      <w:iCs w:val="false"/>
      <w:caps w:val="false"/>
      <w:smallCaps w:val="false"/>
      <w:strike w:val="false"/>
      <w:dstrike w:val="false"/>
      <w:outline w:val="false"/>
      <w:emboss w:val="false"/>
      <w:imprint w:val="false"/>
      <w:vanish w:val="false"/>
      <w:color w:val="00000A"/>
      <w:spacing w:val="0"/>
      <w:w w:val="100"/>
      <w:position w:val="0"/>
      <w:sz w:val="24"/>
      <w:sz w:val="24"/>
      <w:szCs w:val="24"/>
      <w:u w:val="none" w:color="00000A"/>
      <w:vertAlign w:val="baseline"/>
      <w:lang w:val="en-US" w:eastAsia="en-US" w:bidi="ar-SA"/>
    </w:rPr>
  </w:style>
  <w:style w:type="character" w:styleId="DefaultParagraphFont" w:default="1">
    <w:name w:val="Default Paragraph Font"/>
    <w:qFormat/>
    <w:rPr/>
  </w:style>
  <w:style w:type="character" w:styleId="InternetLink">
    <w:name w:val="Internet Link"/>
    <w:rPr>
      <w:u w:val="single" w:color="00000A"/>
    </w:rPr>
  </w:style>
  <w:style w:type="character" w:styleId="Ninguno">
    <w:name w:val="Ninguno"/>
    <w:qFormat/>
    <w:rPr>
      <w:lang w:val="en-US"/>
    </w:rPr>
  </w:style>
  <w:style w:type="character" w:styleId="NingunoA">
    <w:name w:val="Ninguno A"/>
    <w:basedOn w:val="Ninguno"/>
    <w:qFormat/>
    <w:rPr>
      <w:lang w:val="en-US"/>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shd w:fill="FFFFFF" w:val="clear"/>
      <w:spacing w:before="240" w:after="120"/>
    </w:pPr>
    <w:rPr>
      <w:rFonts w:ascii="Liberation Sans" w:hAnsi="Liberation Sans" w:eastAsia="Noto Sans CJK SC Regular" w:cs="FreeSans"/>
      <w:sz w:val="28"/>
      <w:szCs w:val="28"/>
    </w:rPr>
  </w:style>
  <w:style w:type="paragraph" w:styleId="TextBody">
    <w:name w:val="Body Text"/>
    <w:basedOn w:val="Normal"/>
    <w:pPr>
      <w:shd w:fill="FFFFFF" w:val="clear"/>
      <w:spacing w:lineRule="auto" w:line="288" w:before="0" w:after="140"/>
    </w:pPr>
    <w:rPr/>
  </w:style>
  <w:style w:type="paragraph" w:styleId="List">
    <w:name w:val="List"/>
    <w:basedOn w:val="TextBody"/>
    <w:pPr>
      <w:shd w:fill="FFFFFF" w:val="clear"/>
    </w:pPr>
    <w:rPr>
      <w:rFonts w:cs="FreeSans"/>
    </w:rPr>
  </w:style>
  <w:style w:type="paragraph" w:styleId="Caption">
    <w:name w:val="Caption"/>
    <w:basedOn w:val="Normal"/>
    <w:qFormat/>
    <w:pPr>
      <w:suppressLineNumbers/>
      <w:shd w:fill="FFFFFF" w:val="clear"/>
      <w:spacing w:before="120" w:after="120"/>
    </w:pPr>
    <w:rPr>
      <w:rFonts w:cs="FreeSans"/>
      <w:i/>
      <w:iCs/>
      <w:sz w:val="24"/>
      <w:szCs w:val="24"/>
    </w:rPr>
  </w:style>
  <w:style w:type="paragraph" w:styleId="Index">
    <w:name w:val="Index"/>
    <w:basedOn w:val="Normal"/>
    <w:qFormat/>
    <w:pPr>
      <w:suppressLineNumbers/>
      <w:shd w:fill="FFFFFF" w:val="clear"/>
    </w:pPr>
    <w:rPr>
      <w:rFonts w:cs="FreeSans"/>
    </w:rPr>
  </w:style>
  <w:style w:type="paragraph" w:styleId="Cabeceraypie">
    <w:name w:val="Cabecera y pie"/>
    <w:qFormat/>
    <w:pPr>
      <w:keepNext/>
      <w:keepLines w:val="false"/>
      <w:pageBreakBefore w:val="false"/>
      <w:widowControl/>
      <w:shd w:val="clear" w:color="auto" w:fill="auto"/>
      <w:tabs>
        <w:tab w:val="right" w:pos="9020" w:leader="none"/>
      </w:tabs>
      <w:suppressAutoHyphens w:val="false"/>
      <w:bidi w:val="0"/>
      <w:spacing w:lineRule="auto" w:line="240" w:before="0" w:after="0"/>
      <w:ind w:left="0" w:right="0" w:hanging="0"/>
      <w:jc w:val="left"/>
    </w:pPr>
    <w:rPr>
      <w:rFonts w:ascii="Helvetica Neue" w:hAnsi="Helvetica Neue"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position w:val="0"/>
      <w:sz w:val="24"/>
      <w:sz w:val="24"/>
      <w:szCs w:val="24"/>
      <w:u w:val="none" w:color="00000A"/>
      <w:vertAlign w:val="baseline"/>
      <w:lang w:val="en-US" w:eastAsia="zh-CN" w:bidi="hi-IN"/>
    </w:rPr>
  </w:style>
  <w:style w:type="paragraph" w:styleId="CuerpoA">
    <w:name w:val="Cuerpo A"/>
    <w:qFormat/>
    <w:pPr>
      <w:keepNext/>
      <w:keepLines w:val="false"/>
      <w:pageBreakBefore w:val="false"/>
      <w:widowControl/>
      <w:shd w:val="clear" w:color="auto" w:fill="auto"/>
      <w:suppressAutoHyphens w:val="false"/>
      <w:bidi w:val="0"/>
      <w:spacing w:lineRule="auto" w:line="276" w:before="0" w:after="0"/>
      <w:ind w:left="0" w:right="0" w:hanging="0"/>
      <w:jc w:val="left"/>
    </w:pPr>
    <w:rPr>
      <w:rFonts w:ascii="Arial" w:hAnsi="Arial"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position w:val="0"/>
      <w:sz w:val="22"/>
      <w:sz w:val="22"/>
      <w:szCs w:val="22"/>
      <w:u w:val="none" w:color="000000"/>
      <w:vertAlign w:val="baseline"/>
      <w:lang w:val="en-US" w:eastAsia="zh-CN" w:bidi="hi-IN"/>
    </w:rPr>
  </w:style>
  <w:style w:type="paragraph" w:styleId="Footnote">
    <w:name w:val="Footnote Text"/>
    <w:basedOn w:val="Normal"/>
    <w:pPr>
      <w:keepNext/>
      <w:keepLines w:val="false"/>
      <w:pageBreakBefore w:val="false"/>
      <w:widowControl/>
      <w:shd w:val="clear" w:color="auto" w:fill="auto"/>
      <w:suppressAutoHyphens w:val="false"/>
      <w:bidi w:val="0"/>
      <w:spacing w:lineRule="auto" w:line="240" w:before="0" w:after="0"/>
      <w:ind w:left="0" w:right="0" w:hanging="0"/>
      <w:jc w:val="left"/>
    </w:pPr>
    <w:rPr>
      <w:rFonts w:ascii="Times New Roman" w:hAnsi="Times New Roman" w:eastAsia="Times New Roman" w:cs="Times New Roman"/>
      <w:b w:val="false"/>
      <w:bCs w:val="false"/>
      <w:i w:val="false"/>
      <w:iCs w:val="false"/>
      <w:caps w:val="false"/>
      <w:smallCaps w:val="false"/>
      <w:strike w:val="false"/>
      <w:dstrike w:val="false"/>
      <w:outline w:val="false"/>
      <w:color w:val="00000A"/>
      <w:spacing w:val="0"/>
      <w:position w:val="0"/>
      <w:sz w:val="24"/>
      <w:sz w:val="24"/>
      <w:szCs w:val="24"/>
      <w:u w:val="none" w:color="00000A"/>
      <w:vertAlign w:val="baseline"/>
      <w:lang w:val="en-US"/>
    </w:rPr>
  </w:style>
  <w:style w:type="paragraph" w:styleId="Cuerpo">
    <w:name w:val="Cuerpo"/>
    <w:qFormat/>
    <w:pPr>
      <w:keepNext/>
      <w:keepLines w:val="false"/>
      <w:pageBreakBefore w:val="false"/>
      <w:widowControl/>
      <w:shd w:val="clear" w:color="auto" w:fill="auto"/>
      <w:suppressAutoHyphens w:val="false"/>
      <w:bidi w:val="0"/>
      <w:spacing w:lineRule="auto" w:line="240" w:before="0" w:after="0"/>
      <w:ind w:left="0" w:right="0" w:hanging="0"/>
      <w:jc w:val="left"/>
    </w:pPr>
    <w:rPr>
      <w:rFonts w:ascii="Times New Roman" w:hAnsi="Times New Roman"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position w:val="0"/>
      <w:sz w:val="24"/>
      <w:sz w:val="24"/>
      <w:szCs w:val="24"/>
      <w:u w:val="none" w:color="000000"/>
      <w:vertAlign w:val="baseline"/>
      <w:lang w:val="en-US" w:eastAsia="zh-CN" w:bidi="hi-IN"/>
    </w:rPr>
  </w:style>
  <w:style w:type="paragraph" w:styleId="Estilodetabla1">
    <w:name w:val="Estilo de tabla 1"/>
    <w:qFormat/>
    <w:pPr>
      <w:keepNext/>
      <w:keepLines w:val="false"/>
      <w:pageBreakBefore w:val="false"/>
      <w:widowControl/>
      <w:shd w:val="clear" w:color="auto" w:fill="auto"/>
      <w:suppressAutoHyphens w:val="false"/>
      <w:bidi w:val="0"/>
      <w:spacing w:lineRule="auto" w:line="240" w:before="0" w:after="0"/>
      <w:ind w:left="0" w:right="0" w:hanging="0"/>
      <w:jc w:val="left"/>
    </w:pPr>
    <w:rPr>
      <w:rFonts w:ascii="Helvetica Neue" w:hAnsi="Helvetica Neue" w:eastAsia="Arial Unicode MS" w:cs="Arial Unicode MS"/>
      <w:b/>
      <w:bCs/>
      <w:i w:val="false"/>
      <w:iCs w:val="false"/>
      <w:caps w:val="false"/>
      <w:smallCaps w:val="false"/>
      <w:strike w:val="false"/>
      <w:dstrike w:val="false"/>
      <w:outline w:val="false"/>
      <w:emboss w:val="false"/>
      <w:imprint w:val="false"/>
      <w:vanish w:val="false"/>
      <w:color w:val="000000"/>
      <w:spacing w:val="0"/>
      <w:w w:val="100"/>
      <w:position w:val="0"/>
      <w:sz w:val="20"/>
      <w:sz w:val="20"/>
      <w:szCs w:val="20"/>
      <w:u w:val="none" w:color="000000"/>
      <w:vertAlign w:val="baseline"/>
      <w:lang w:val="pt-PT" w:eastAsia="zh-CN" w:bidi="hi-IN"/>
    </w:rPr>
  </w:style>
  <w:style w:type="paragraph" w:styleId="Estilodetabla2">
    <w:name w:val="Estilo de tabla 2"/>
    <w:qFormat/>
    <w:pPr>
      <w:keepNext/>
      <w:keepLines w:val="false"/>
      <w:pageBreakBefore w:val="false"/>
      <w:widowControl/>
      <w:shd w:val="clear" w:color="auto" w:fill="auto"/>
      <w:suppressAutoHyphens w:val="false"/>
      <w:bidi w:val="0"/>
      <w:spacing w:lineRule="auto" w:line="240" w:before="0" w:after="0"/>
      <w:ind w:left="0" w:right="0" w:hanging="0"/>
      <w:jc w:val="left"/>
    </w:pPr>
    <w:rPr>
      <w:rFonts w:ascii="Helvetica Neue" w:hAnsi="Helvetica Neue"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position w:val="0"/>
      <w:sz w:val="20"/>
      <w:sz w:val="20"/>
      <w:szCs w:val="20"/>
      <w:u w:val="none" w:color="000000"/>
      <w:vertAlign w:val="baseline"/>
      <w:lang w:val="pt-PT" w:eastAsia="zh-CN" w:bidi="hi-IN"/>
    </w:rPr>
  </w:style>
  <w:style w:type="paragraph" w:styleId="Header">
    <w:name w:val="Header"/>
    <w:basedOn w:val="Normal"/>
    <w:pPr/>
    <w:rPr/>
  </w:style>
  <w:style w:type="paragraph" w:styleId="Footer">
    <w:name w:val="Footer"/>
    <w:basedOn w:val="Normal"/>
    <w:pPr/>
    <w:rPr/>
  </w:style>
  <w:style w:type="numbering" w:styleId="NoList" w:default="1">
    <w:name w:val="No List"/>
    <w:qFormat/>
  </w:style>
  <w:style w:type="table" w:default="1" w:styleId="Table Normal">
    <w:name w:val="Table Normal"/>
    <w:tblPr>
      <w:tblInd w:w="0" w:type="dxa"/>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notes" Target="footnotes.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Template/>
  <TotalTime>34</TotalTime>
  <Application>LibreOffice/5.1.6.2$Linux_X86_64 LibreOffice_project/10m0$Build-2</Application>
  <Pages>19</Pages>
  <Words>2215</Words>
  <Characters>11583</Characters>
  <CharactersWithSpaces>13770</CharactersWithSpaces>
  <Paragraphs>151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2018-01-09T15:37:04Z</dcterms:modified>
  <cp:revision>4</cp:revision>
  <dc:subject/>
  <dc:title/>
</cp:coreProperties>
</file>